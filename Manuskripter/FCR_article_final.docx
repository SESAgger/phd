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038C7CF0" w:rsidR="005D7CF1" w:rsidRDefault="005D7CF1">
          <w:pPr>
            <w:pStyle w:val="TOCHeading"/>
          </w:pPr>
          <w:r>
            <w:t>Table of Contents</w:t>
          </w:r>
        </w:p>
        <w:p w14:paraId="0D1EEBED" w14:textId="138B68AB" w:rsidR="006007AB" w:rsidRDefault="005D7CF1">
          <w:pPr>
            <w:pStyle w:val="TOC1"/>
            <w:rPr>
              <w:ins w:id="0" w:author="Sophie Emilie Søborg Agger" w:date="2020-07-12T18:45:00Z"/>
              <w:rFonts w:eastAsiaTheme="minorEastAsia" w:cstheme="minorBidi"/>
              <w:b w:val="0"/>
              <w:bCs w:val="0"/>
              <w:i w:val="0"/>
              <w:iCs w:val="0"/>
              <w:noProof/>
              <w:lang w:val="da-DK"/>
            </w:rPr>
          </w:pPr>
          <w:r>
            <w:rPr>
              <w:sz w:val="22"/>
              <w:szCs w:val="22"/>
            </w:rPr>
            <w:fldChar w:fldCharType="begin"/>
          </w:r>
          <w:r>
            <w:instrText xml:space="preserve"> TOC \o "1-3" \h \z \u </w:instrText>
          </w:r>
          <w:r>
            <w:rPr>
              <w:sz w:val="22"/>
              <w:szCs w:val="22"/>
            </w:rPr>
            <w:fldChar w:fldCharType="separate"/>
          </w:r>
          <w:ins w:id="1" w:author="Sophie Emilie Søborg Agger" w:date="2020-07-12T18:45:00Z">
            <w:r w:rsidR="006007AB" w:rsidRPr="00886BD4">
              <w:rPr>
                <w:rStyle w:val="Hyperlink"/>
                <w:noProof/>
              </w:rPr>
              <w:fldChar w:fldCharType="begin"/>
            </w:r>
            <w:r w:rsidR="006007AB" w:rsidRPr="00886BD4">
              <w:rPr>
                <w:rStyle w:val="Hyperlink"/>
                <w:noProof/>
              </w:rPr>
              <w:instrText xml:space="preserve"> </w:instrText>
            </w:r>
            <w:r w:rsidR="006007AB">
              <w:rPr>
                <w:noProof/>
              </w:rPr>
              <w:instrText>HYPERLINK \l "_Toc45471957"</w:instrText>
            </w:r>
            <w:r w:rsidR="006007AB" w:rsidRPr="00886BD4">
              <w:rPr>
                <w:rStyle w:val="Hyperlink"/>
                <w:noProof/>
              </w:rPr>
              <w:instrText xml:space="preserve"> </w:instrText>
            </w:r>
            <w:r w:rsidR="006007AB" w:rsidRPr="00886BD4">
              <w:rPr>
                <w:rStyle w:val="Hyperlink"/>
                <w:noProof/>
              </w:rPr>
            </w:r>
            <w:r w:rsidR="006007AB" w:rsidRPr="00886BD4">
              <w:rPr>
                <w:rStyle w:val="Hyperlink"/>
                <w:noProof/>
              </w:rPr>
              <w:fldChar w:fldCharType="separate"/>
            </w:r>
            <w:r w:rsidR="006007AB" w:rsidRPr="00886BD4">
              <w:rPr>
                <w:rStyle w:val="Hyperlink"/>
                <w:noProof/>
              </w:rPr>
              <w:t>Abstract</w:t>
            </w:r>
            <w:r w:rsidR="006007AB">
              <w:rPr>
                <w:noProof/>
                <w:webHidden/>
              </w:rPr>
              <w:tab/>
            </w:r>
            <w:r w:rsidR="006007AB">
              <w:rPr>
                <w:noProof/>
                <w:webHidden/>
              </w:rPr>
              <w:fldChar w:fldCharType="begin"/>
            </w:r>
            <w:r w:rsidR="006007AB">
              <w:rPr>
                <w:noProof/>
                <w:webHidden/>
              </w:rPr>
              <w:instrText xml:space="preserve"> PAGEREF _Toc45471957 \h </w:instrText>
            </w:r>
            <w:r w:rsidR="006007AB">
              <w:rPr>
                <w:noProof/>
                <w:webHidden/>
              </w:rPr>
            </w:r>
          </w:ins>
          <w:r w:rsidR="006007AB">
            <w:rPr>
              <w:noProof/>
              <w:webHidden/>
            </w:rPr>
            <w:fldChar w:fldCharType="separate"/>
          </w:r>
          <w:ins w:id="2" w:author="Sophie Emilie Søborg Agger" w:date="2020-07-12T18:45:00Z">
            <w:r w:rsidR="006007AB">
              <w:rPr>
                <w:noProof/>
                <w:webHidden/>
              </w:rPr>
              <w:t>2</w:t>
            </w:r>
            <w:r w:rsidR="006007AB">
              <w:rPr>
                <w:noProof/>
                <w:webHidden/>
              </w:rPr>
              <w:fldChar w:fldCharType="end"/>
            </w:r>
            <w:r w:rsidR="006007AB" w:rsidRPr="00886BD4">
              <w:rPr>
                <w:rStyle w:val="Hyperlink"/>
                <w:noProof/>
              </w:rPr>
              <w:fldChar w:fldCharType="end"/>
            </w:r>
          </w:ins>
        </w:p>
        <w:p w14:paraId="764D8856" w14:textId="30C98ABF" w:rsidR="006007AB" w:rsidRDefault="006007AB">
          <w:pPr>
            <w:pStyle w:val="TOC1"/>
            <w:rPr>
              <w:ins w:id="3" w:author="Sophie Emilie Søborg Agger" w:date="2020-07-12T18:45:00Z"/>
              <w:rFonts w:eastAsiaTheme="minorEastAsia" w:cstheme="minorBidi"/>
              <w:b w:val="0"/>
              <w:bCs w:val="0"/>
              <w:i w:val="0"/>
              <w:iCs w:val="0"/>
              <w:noProof/>
              <w:lang w:val="da-DK"/>
            </w:rPr>
          </w:pPr>
          <w:ins w:id="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"_Toc45471958"</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Introduction</w:t>
            </w:r>
            <w:r>
              <w:rPr>
                <w:noProof/>
                <w:webHidden/>
              </w:rPr>
              <w:tab/>
            </w:r>
            <w:r>
              <w:rPr>
                <w:noProof/>
                <w:webHidden/>
              </w:rPr>
              <w:fldChar w:fldCharType="begin"/>
            </w:r>
            <w:r>
              <w:rPr>
                <w:noProof/>
                <w:webHidden/>
              </w:rPr>
              <w:instrText xml:space="preserve"> PAGEREF _Toc45471958 \h </w:instrText>
            </w:r>
            <w:r>
              <w:rPr>
                <w:noProof/>
                <w:webHidden/>
              </w:rPr>
            </w:r>
          </w:ins>
          <w:r>
            <w:rPr>
              <w:noProof/>
              <w:webHidden/>
            </w:rPr>
            <w:fldChar w:fldCharType="separate"/>
          </w:r>
          <w:ins w:id="5" w:author="Sophie Emilie Søborg Agger" w:date="2020-07-12T18:45:00Z">
            <w:r>
              <w:rPr>
                <w:noProof/>
                <w:webHidden/>
              </w:rPr>
              <w:t>2</w:t>
            </w:r>
            <w:r>
              <w:rPr>
                <w:noProof/>
                <w:webHidden/>
              </w:rPr>
              <w:fldChar w:fldCharType="end"/>
            </w:r>
            <w:r w:rsidRPr="00886BD4">
              <w:rPr>
                <w:rStyle w:val="Hyperlink"/>
                <w:noProof/>
              </w:rPr>
              <w:fldChar w:fldCharType="end"/>
            </w:r>
          </w:ins>
        </w:p>
        <w:p w14:paraId="17742FA6" w14:textId="5053AAD8" w:rsidR="006007AB" w:rsidRDefault="006007AB">
          <w:pPr>
            <w:pStyle w:val="TOC1"/>
            <w:rPr>
              <w:ins w:id="6" w:author="Sophie Emilie Søborg Agger" w:date="2020-07-12T18:45:00Z"/>
              <w:rFonts w:eastAsiaTheme="minorEastAsia" w:cstheme="minorBidi"/>
              <w:b w:val="0"/>
              <w:bCs w:val="0"/>
              <w:i w:val="0"/>
              <w:iCs w:val="0"/>
              <w:noProof/>
              <w:lang w:val="da-DK"/>
            </w:rPr>
          </w:pPr>
          <w:ins w:id="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"_Toc45471959"</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Results</w:t>
            </w:r>
            <w:r>
              <w:rPr>
                <w:noProof/>
                <w:webHidden/>
              </w:rPr>
              <w:tab/>
            </w:r>
            <w:r>
              <w:rPr>
                <w:noProof/>
                <w:webHidden/>
              </w:rPr>
              <w:fldChar w:fldCharType="begin"/>
            </w:r>
            <w:r>
              <w:rPr>
                <w:noProof/>
                <w:webHidden/>
              </w:rPr>
              <w:instrText xml:space="preserve"> PAGEREF _Toc45471959 \h </w:instrText>
            </w:r>
            <w:r>
              <w:rPr>
                <w:noProof/>
                <w:webHidden/>
              </w:rPr>
            </w:r>
          </w:ins>
          <w:r>
            <w:rPr>
              <w:noProof/>
              <w:webHidden/>
            </w:rPr>
            <w:fldChar w:fldCharType="separate"/>
          </w:r>
          <w:ins w:id="8" w:author="Sophie Emilie Søborg Agger" w:date="2020-07-12T18:45:00Z">
            <w:r>
              <w:rPr>
                <w:noProof/>
                <w:webHidden/>
              </w:rPr>
              <w:t>2</w:t>
            </w:r>
            <w:r>
              <w:rPr>
                <w:noProof/>
                <w:webHidden/>
              </w:rPr>
              <w:fldChar w:fldCharType="end"/>
            </w:r>
            <w:r w:rsidRPr="00886BD4">
              <w:rPr>
                <w:rStyle w:val="Hyperlink"/>
                <w:noProof/>
              </w:rPr>
              <w:fldChar w:fldCharType="end"/>
            </w:r>
          </w:ins>
        </w:p>
        <w:p w14:paraId="5F54B610" w14:textId="48CCC733" w:rsidR="006007AB" w:rsidRDefault="006007AB">
          <w:pPr>
            <w:pStyle w:val="TOC2"/>
            <w:tabs>
              <w:tab w:val="right" w:leader="dot" w:pos="9622"/>
            </w:tabs>
            <w:rPr>
              <w:ins w:id="9" w:author="Sophie Emilie Søborg Agger" w:date="2020-07-12T18:45:00Z"/>
              <w:rFonts w:eastAsiaTheme="minorEastAsia" w:cstheme="minorBidi"/>
              <w:b w:val="0"/>
              <w:bCs w:val="0"/>
              <w:noProof/>
              <w:sz w:val="24"/>
              <w:szCs w:val="24"/>
              <w:lang w:val="da-DK"/>
            </w:rPr>
          </w:pPr>
          <w:ins w:id="1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"_Toc45471960"</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iDog</w:t>
            </w:r>
            <w:r>
              <w:rPr>
                <w:noProof/>
                <w:webHidden/>
              </w:rPr>
              <w:tab/>
            </w:r>
            <w:r>
              <w:rPr>
                <w:noProof/>
                <w:webHidden/>
              </w:rPr>
              <w:fldChar w:fldCharType="begin"/>
            </w:r>
            <w:r>
              <w:rPr>
                <w:noProof/>
                <w:webHidden/>
              </w:rPr>
              <w:instrText xml:space="preserve"> PAGEREF _Toc45471960 \h </w:instrText>
            </w:r>
            <w:r>
              <w:rPr>
                <w:noProof/>
                <w:webHidden/>
              </w:rPr>
            </w:r>
          </w:ins>
          <w:r>
            <w:rPr>
              <w:noProof/>
              <w:webHidden/>
            </w:rPr>
            <w:fldChar w:fldCharType="separate"/>
          </w:r>
          <w:ins w:id="11" w:author="Sophie Emilie Søborg Agger" w:date="2020-07-12T18:45:00Z">
            <w:r>
              <w:rPr>
                <w:noProof/>
                <w:webHidden/>
              </w:rPr>
              <w:t>2</w:t>
            </w:r>
            <w:r>
              <w:rPr>
                <w:noProof/>
                <w:webHidden/>
              </w:rPr>
              <w:fldChar w:fldCharType="end"/>
            </w:r>
            <w:r w:rsidRPr="00886BD4">
              <w:rPr>
                <w:rStyle w:val="Hyperlink"/>
                <w:noProof/>
              </w:rPr>
              <w:fldChar w:fldCharType="end"/>
            </w:r>
          </w:ins>
        </w:p>
        <w:p w14:paraId="4FD97DF2" w14:textId="011CC736" w:rsidR="006007AB" w:rsidRDefault="006007AB">
          <w:pPr>
            <w:pStyle w:val="TOC3"/>
            <w:tabs>
              <w:tab w:val="right" w:leader="dot" w:pos="9622"/>
            </w:tabs>
            <w:rPr>
              <w:ins w:id="12" w:author="Sophie Emilie Søborg Agger" w:date="2020-07-12T18:45:00Z"/>
              <w:rFonts w:eastAsiaTheme="minorEastAsia" w:cstheme="minorBidi"/>
              <w:noProof/>
              <w:sz w:val="24"/>
              <w:szCs w:val="24"/>
              <w:lang w:val="da-DK"/>
            </w:rPr>
          </w:pPr>
          <w:ins w:id="1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"_Toc45471961"</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Genes associated with disease</w:t>
            </w:r>
            <w:r>
              <w:rPr>
                <w:noProof/>
                <w:webHidden/>
              </w:rPr>
              <w:tab/>
            </w:r>
            <w:r>
              <w:rPr>
                <w:noProof/>
                <w:webHidden/>
              </w:rPr>
              <w:fldChar w:fldCharType="begin"/>
            </w:r>
            <w:r>
              <w:rPr>
                <w:noProof/>
                <w:webHidden/>
              </w:rPr>
              <w:instrText xml:space="preserve"> PAGEREF _Toc45471961 \h </w:instrText>
            </w:r>
            <w:r>
              <w:rPr>
                <w:noProof/>
                <w:webHidden/>
              </w:rPr>
            </w:r>
          </w:ins>
          <w:r>
            <w:rPr>
              <w:noProof/>
              <w:webHidden/>
            </w:rPr>
            <w:fldChar w:fldCharType="separate"/>
          </w:r>
          <w:ins w:id="14" w:author="Sophie Emilie Søborg Agger" w:date="2020-07-12T18:45:00Z">
            <w:r>
              <w:rPr>
                <w:noProof/>
                <w:webHidden/>
              </w:rPr>
              <w:t>3</w:t>
            </w:r>
            <w:r>
              <w:rPr>
                <w:noProof/>
                <w:webHidden/>
              </w:rPr>
              <w:fldChar w:fldCharType="end"/>
            </w:r>
            <w:r w:rsidRPr="00886BD4">
              <w:rPr>
                <w:rStyle w:val="Hyperlink"/>
                <w:noProof/>
              </w:rPr>
              <w:fldChar w:fldCharType="end"/>
            </w:r>
          </w:ins>
        </w:p>
        <w:p w14:paraId="65C18999" w14:textId="4A669658" w:rsidR="006007AB" w:rsidRDefault="006007AB">
          <w:pPr>
            <w:pStyle w:val="TOC3"/>
            <w:tabs>
              <w:tab w:val="right" w:leader="dot" w:pos="9622"/>
            </w:tabs>
            <w:rPr>
              <w:ins w:id="15" w:author="Sophie Emilie Søborg Agger" w:date="2020-07-12T18:45:00Z"/>
              <w:rFonts w:eastAsiaTheme="minorEastAsia" w:cstheme="minorBidi"/>
              <w:noProof/>
              <w:sz w:val="24"/>
              <w:szCs w:val="24"/>
              <w:lang w:val="da-DK"/>
            </w:rPr>
          </w:pPr>
          <w:ins w:id="1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"_Toc45471962"</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SNPs with a Z(F</w:t>
            </w:r>
            <w:r w:rsidRPr="00886BD4">
              <w:rPr>
                <w:rStyle w:val="Hyperlink"/>
                <w:noProof/>
                <w:vertAlign w:val="subscript"/>
              </w:rPr>
              <w:t>ST</w:t>
            </w:r>
            <w:r w:rsidRPr="00886BD4">
              <w:rPr>
                <w:rStyle w:val="Hyperlink"/>
                <w:noProof/>
              </w:rPr>
              <w:t>) ≥ 5</w:t>
            </w:r>
            <w:r>
              <w:rPr>
                <w:noProof/>
                <w:webHidden/>
              </w:rPr>
              <w:tab/>
            </w:r>
            <w:r>
              <w:rPr>
                <w:noProof/>
                <w:webHidden/>
              </w:rPr>
              <w:fldChar w:fldCharType="begin"/>
            </w:r>
            <w:r>
              <w:rPr>
                <w:noProof/>
                <w:webHidden/>
              </w:rPr>
              <w:instrText xml:space="preserve"> PAGEREF _Toc45471962 \h </w:instrText>
            </w:r>
            <w:r>
              <w:rPr>
                <w:noProof/>
                <w:webHidden/>
              </w:rPr>
            </w:r>
          </w:ins>
          <w:r>
            <w:rPr>
              <w:noProof/>
              <w:webHidden/>
            </w:rPr>
            <w:fldChar w:fldCharType="separate"/>
          </w:r>
          <w:ins w:id="17" w:author="Sophie Emilie Søborg Agger" w:date="2020-07-12T18:45:00Z">
            <w:r>
              <w:rPr>
                <w:noProof/>
                <w:webHidden/>
              </w:rPr>
              <w:t>3</w:t>
            </w:r>
            <w:r>
              <w:rPr>
                <w:noProof/>
                <w:webHidden/>
              </w:rPr>
              <w:fldChar w:fldCharType="end"/>
            </w:r>
            <w:r w:rsidRPr="00886BD4">
              <w:rPr>
                <w:rStyle w:val="Hyperlink"/>
                <w:noProof/>
              </w:rPr>
              <w:fldChar w:fldCharType="end"/>
            </w:r>
          </w:ins>
        </w:p>
        <w:p w14:paraId="4CC8A6DF" w14:textId="295EA7D0" w:rsidR="006007AB" w:rsidRDefault="006007AB">
          <w:pPr>
            <w:pStyle w:val="TOC3"/>
            <w:tabs>
              <w:tab w:val="right" w:leader="dot" w:pos="9622"/>
            </w:tabs>
            <w:rPr>
              <w:ins w:id="18" w:author="Sophie Emilie Søborg Agger" w:date="2020-07-12T18:45:00Z"/>
              <w:rFonts w:eastAsiaTheme="minorEastAsia" w:cstheme="minorBidi"/>
              <w:noProof/>
              <w:sz w:val="24"/>
              <w:szCs w:val="24"/>
              <w:lang w:val="da-DK"/>
            </w:rPr>
          </w:pPr>
          <w:ins w:id="1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"_Toc45471963"</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Missense and deleterious mutations</w:t>
            </w:r>
            <w:r>
              <w:rPr>
                <w:noProof/>
                <w:webHidden/>
              </w:rPr>
              <w:tab/>
            </w:r>
            <w:r>
              <w:rPr>
                <w:noProof/>
                <w:webHidden/>
              </w:rPr>
              <w:fldChar w:fldCharType="begin"/>
            </w:r>
            <w:r>
              <w:rPr>
                <w:noProof/>
                <w:webHidden/>
              </w:rPr>
              <w:instrText xml:space="preserve"> PAGEREF _Toc45471963 \h </w:instrText>
            </w:r>
            <w:r>
              <w:rPr>
                <w:noProof/>
                <w:webHidden/>
              </w:rPr>
            </w:r>
          </w:ins>
          <w:r>
            <w:rPr>
              <w:noProof/>
              <w:webHidden/>
            </w:rPr>
            <w:fldChar w:fldCharType="separate"/>
          </w:r>
          <w:ins w:id="20" w:author="Sophie Emilie Søborg Agger" w:date="2020-07-12T18:45:00Z">
            <w:r>
              <w:rPr>
                <w:noProof/>
                <w:webHidden/>
              </w:rPr>
              <w:t>4</w:t>
            </w:r>
            <w:r>
              <w:rPr>
                <w:noProof/>
                <w:webHidden/>
              </w:rPr>
              <w:fldChar w:fldCharType="end"/>
            </w:r>
            <w:r w:rsidRPr="00886BD4">
              <w:rPr>
                <w:rStyle w:val="Hyperlink"/>
                <w:noProof/>
              </w:rPr>
              <w:fldChar w:fldCharType="end"/>
            </w:r>
          </w:ins>
        </w:p>
        <w:p w14:paraId="48B68F41" w14:textId="159AA22E" w:rsidR="006007AB" w:rsidRDefault="006007AB">
          <w:pPr>
            <w:pStyle w:val="TOC3"/>
            <w:tabs>
              <w:tab w:val="right" w:leader="dot" w:pos="9622"/>
            </w:tabs>
            <w:rPr>
              <w:ins w:id="21" w:author="Sophie Emilie Søborg Agger" w:date="2020-07-12T18:45:00Z"/>
              <w:rFonts w:eastAsiaTheme="minorEastAsia" w:cstheme="minorBidi"/>
              <w:noProof/>
              <w:sz w:val="24"/>
              <w:szCs w:val="24"/>
              <w:lang w:val="da-DK"/>
            </w:rPr>
          </w:pPr>
          <w:ins w:id="22"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"_Toc45471964"</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Deleterious mutations based on SIFT</w:t>
            </w:r>
            <w:r w:rsidRPr="00886BD4">
              <w:rPr>
                <w:rStyle w:val="Hyperlink"/>
                <w:noProof/>
                <w:vertAlign w:val="superscript"/>
              </w:rPr>
              <w:t>4</w:t>
            </w:r>
            <w:r>
              <w:rPr>
                <w:noProof/>
                <w:webHidden/>
              </w:rPr>
              <w:tab/>
            </w:r>
            <w:r>
              <w:rPr>
                <w:noProof/>
                <w:webHidden/>
              </w:rPr>
              <w:fldChar w:fldCharType="begin"/>
            </w:r>
            <w:r>
              <w:rPr>
                <w:noProof/>
                <w:webHidden/>
              </w:rPr>
              <w:instrText xml:space="preserve"> PAGEREF _Toc45471964 \h </w:instrText>
            </w:r>
            <w:r>
              <w:rPr>
                <w:noProof/>
                <w:webHidden/>
              </w:rPr>
            </w:r>
          </w:ins>
          <w:r>
            <w:rPr>
              <w:noProof/>
              <w:webHidden/>
            </w:rPr>
            <w:fldChar w:fldCharType="separate"/>
          </w:r>
          <w:ins w:id="23" w:author="Sophie Emilie Søborg Agger" w:date="2020-07-12T18:45:00Z">
            <w:r>
              <w:rPr>
                <w:noProof/>
                <w:webHidden/>
              </w:rPr>
              <w:t>4</w:t>
            </w:r>
            <w:r>
              <w:rPr>
                <w:noProof/>
                <w:webHidden/>
              </w:rPr>
              <w:fldChar w:fldCharType="end"/>
            </w:r>
            <w:r w:rsidRPr="00886BD4">
              <w:rPr>
                <w:rStyle w:val="Hyperlink"/>
                <w:noProof/>
              </w:rPr>
              <w:fldChar w:fldCharType="end"/>
            </w:r>
          </w:ins>
        </w:p>
        <w:p w14:paraId="1EA28D14" w14:textId="4E5F7391" w:rsidR="006007AB" w:rsidRDefault="006007AB">
          <w:pPr>
            <w:pStyle w:val="TOC2"/>
            <w:tabs>
              <w:tab w:val="right" w:leader="dot" w:pos="9622"/>
            </w:tabs>
            <w:rPr>
              <w:ins w:id="24" w:author="Sophie Emilie Søborg Agger" w:date="2020-07-12T18:45:00Z"/>
              <w:rFonts w:eastAsiaTheme="minorEastAsia" w:cstheme="minorBidi"/>
              <w:b w:val="0"/>
              <w:bCs w:val="0"/>
              <w:noProof/>
              <w:sz w:val="24"/>
              <w:szCs w:val="24"/>
              <w:lang w:val="da-DK"/>
            </w:rPr>
          </w:pPr>
          <w:ins w:id="2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"_Toc45471965"</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160 dogs</w:t>
            </w:r>
            <w:r>
              <w:rPr>
                <w:noProof/>
                <w:webHidden/>
              </w:rPr>
              <w:tab/>
            </w:r>
            <w:r>
              <w:rPr>
                <w:noProof/>
                <w:webHidden/>
              </w:rPr>
              <w:fldChar w:fldCharType="begin"/>
            </w:r>
            <w:r>
              <w:rPr>
                <w:noProof/>
                <w:webHidden/>
              </w:rPr>
              <w:instrText xml:space="preserve"> PAGEREF _Toc45471965 \h </w:instrText>
            </w:r>
            <w:r>
              <w:rPr>
                <w:noProof/>
                <w:webHidden/>
              </w:rPr>
            </w:r>
          </w:ins>
          <w:r>
            <w:rPr>
              <w:noProof/>
              <w:webHidden/>
            </w:rPr>
            <w:fldChar w:fldCharType="separate"/>
          </w:r>
          <w:ins w:id="26" w:author="Sophie Emilie Søborg Agger" w:date="2020-07-12T18:45:00Z">
            <w:r>
              <w:rPr>
                <w:noProof/>
                <w:webHidden/>
              </w:rPr>
              <w:t>4</w:t>
            </w:r>
            <w:r>
              <w:rPr>
                <w:noProof/>
                <w:webHidden/>
              </w:rPr>
              <w:fldChar w:fldCharType="end"/>
            </w:r>
            <w:r w:rsidRPr="00886BD4">
              <w:rPr>
                <w:rStyle w:val="Hyperlink"/>
                <w:noProof/>
              </w:rPr>
              <w:fldChar w:fldCharType="end"/>
            </w:r>
          </w:ins>
        </w:p>
        <w:p w14:paraId="5D0AF149" w14:textId="5BA98BE4" w:rsidR="006007AB" w:rsidRDefault="006007AB">
          <w:pPr>
            <w:pStyle w:val="TOC1"/>
            <w:rPr>
              <w:ins w:id="27" w:author="Sophie Emilie Søborg Agger" w:date="2020-07-12T18:45:00Z"/>
              <w:rFonts w:eastAsiaTheme="minorEastAsia" w:cstheme="minorBidi"/>
              <w:b w:val="0"/>
              <w:bCs w:val="0"/>
              <w:i w:val="0"/>
              <w:iCs w:val="0"/>
              <w:noProof/>
              <w:lang w:val="da-DK"/>
            </w:rPr>
          </w:pPr>
          <w:ins w:id="2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"_Toc45471966"</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Discussion</w:t>
            </w:r>
            <w:r>
              <w:rPr>
                <w:noProof/>
                <w:webHidden/>
              </w:rPr>
              <w:tab/>
            </w:r>
            <w:r>
              <w:rPr>
                <w:noProof/>
                <w:webHidden/>
              </w:rPr>
              <w:fldChar w:fldCharType="begin"/>
            </w:r>
            <w:r>
              <w:rPr>
                <w:noProof/>
                <w:webHidden/>
              </w:rPr>
              <w:instrText xml:space="preserve"> PAGEREF _Toc45471966 \h </w:instrText>
            </w:r>
            <w:r>
              <w:rPr>
                <w:noProof/>
                <w:webHidden/>
              </w:rPr>
            </w:r>
          </w:ins>
          <w:r>
            <w:rPr>
              <w:noProof/>
              <w:webHidden/>
            </w:rPr>
            <w:fldChar w:fldCharType="separate"/>
          </w:r>
          <w:ins w:id="29" w:author="Sophie Emilie Søborg Agger" w:date="2020-07-12T18:45:00Z">
            <w:r>
              <w:rPr>
                <w:noProof/>
                <w:webHidden/>
              </w:rPr>
              <w:t>4</w:t>
            </w:r>
            <w:r>
              <w:rPr>
                <w:noProof/>
                <w:webHidden/>
              </w:rPr>
              <w:fldChar w:fldCharType="end"/>
            </w:r>
            <w:r w:rsidRPr="00886BD4">
              <w:rPr>
                <w:rStyle w:val="Hyperlink"/>
                <w:noProof/>
              </w:rPr>
              <w:fldChar w:fldCharType="end"/>
            </w:r>
          </w:ins>
        </w:p>
        <w:p w14:paraId="07D76021" w14:textId="060656BD" w:rsidR="006007AB" w:rsidRDefault="006007AB">
          <w:pPr>
            <w:pStyle w:val="TOC1"/>
            <w:rPr>
              <w:ins w:id="30" w:author="Sophie Emilie Søborg Agger" w:date="2020-07-12T18:45:00Z"/>
              <w:rFonts w:eastAsiaTheme="minorEastAsia" w:cstheme="minorBidi"/>
              <w:b w:val="0"/>
              <w:bCs w:val="0"/>
              <w:i w:val="0"/>
              <w:iCs w:val="0"/>
              <w:noProof/>
              <w:lang w:val="da-DK"/>
            </w:rPr>
          </w:pPr>
          <w:ins w:id="31"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"_Toc45471967"</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Methods</w:t>
            </w:r>
            <w:r>
              <w:rPr>
                <w:noProof/>
                <w:webHidden/>
              </w:rPr>
              <w:tab/>
            </w:r>
            <w:r>
              <w:rPr>
                <w:noProof/>
                <w:webHidden/>
              </w:rPr>
              <w:fldChar w:fldCharType="begin"/>
            </w:r>
            <w:r>
              <w:rPr>
                <w:noProof/>
                <w:webHidden/>
              </w:rPr>
              <w:instrText xml:space="preserve"> PAGEREF _Toc45471967 \h </w:instrText>
            </w:r>
            <w:r>
              <w:rPr>
                <w:noProof/>
                <w:webHidden/>
              </w:rPr>
            </w:r>
          </w:ins>
          <w:r>
            <w:rPr>
              <w:noProof/>
              <w:webHidden/>
            </w:rPr>
            <w:fldChar w:fldCharType="separate"/>
          </w:r>
          <w:ins w:id="32" w:author="Sophie Emilie Søborg Agger" w:date="2020-07-12T18:45:00Z">
            <w:r>
              <w:rPr>
                <w:noProof/>
                <w:webHidden/>
              </w:rPr>
              <w:t>5</w:t>
            </w:r>
            <w:r>
              <w:rPr>
                <w:noProof/>
                <w:webHidden/>
              </w:rPr>
              <w:fldChar w:fldCharType="end"/>
            </w:r>
            <w:r w:rsidRPr="00886BD4">
              <w:rPr>
                <w:rStyle w:val="Hyperlink"/>
                <w:noProof/>
              </w:rPr>
              <w:fldChar w:fldCharType="end"/>
            </w:r>
          </w:ins>
        </w:p>
        <w:p w14:paraId="6C8F86F6" w14:textId="465776AF" w:rsidR="006007AB" w:rsidRDefault="006007AB">
          <w:pPr>
            <w:pStyle w:val="TOC2"/>
            <w:tabs>
              <w:tab w:val="right" w:leader="dot" w:pos="9622"/>
            </w:tabs>
            <w:rPr>
              <w:ins w:id="33" w:author="Sophie Emilie Søborg Agger" w:date="2020-07-12T18:45:00Z"/>
              <w:rFonts w:eastAsiaTheme="minorEastAsia" w:cstheme="minorBidi"/>
              <w:b w:val="0"/>
              <w:bCs w:val="0"/>
              <w:noProof/>
              <w:sz w:val="24"/>
              <w:szCs w:val="24"/>
              <w:lang w:val="da-DK"/>
            </w:rPr>
          </w:pPr>
          <w:ins w:id="3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"_Toc45471968"</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Sample collection</w:t>
            </w:r>
            <w:r>
              <w:rPr>
                <w:noProof/>
                <w:webHidden/>
              </w:rPr>
              <w:tab/>
            </w:r>
            <w:r>
              <w:rPr>
                <w:noProof/>
                <w:webHidden/>
              </w:rPr>
              <w:fldChar w:fldCharType="begin"/>
            </w:r>
            <w:r>
              <w:rPr>
                <w:noProof/>
                <w:webHidden/>
              </w:rPr>
              <w:instrText xml:space="preserve"> PAGEREF _Toc45471968 \h </w:instrText>
            </w:r>
            <w:r>
              <w:rPr>
                <w:noProof/>
                <w:webHidden/>
              </w:rPr>
            </w:r>
          </w:ins>
          <w:r>
            <w:rPr>
              <w:noProof/>
              <w:webHidden/>
            </w:rPr>
            <w:fldChar w:fldCharType="separate"/>
          </w:r>
          <w:ins w:id="35" w:author="Sophie Emilie Søborg Agger" w:date="2020-07-12T18:45:00Z">
            <w:r>
              <w:rPr>
                <w:noProof/>
                <w:webHidden/>
              </w:rPr>
              <w:t>5</w:t>
            </w:r>
            <w:r>
              <w:rPr>
                <w:noProof/>
                <w:webHidden/>
              </w:rPr>
              <w:fldChar w:fldCharType="end"/>
            </w:r>
            <w:r w:rsidRPr="00886BD4">
              <w:rPr>
                <w:rStyle w:val="Hyperlink"/>
                <w:noProof/>
              </w:rPr>
              <w:fldChar w:fldCharType="end"/>
            </w:r>
          </w:ins>
        </w:p>
        <w:p w14:paraId="59397551" w14:textId="01E54098" w:rsidR="006007AB" w:rsidRDefault="006007AB">
          <w:pPr>
            <w:pStyle w:val="TOC2"/>
            <w:tabs>
              <w:tab w:val="right" w:leader="dot" w:pos="9622"/>
            </w:tabs>
            <w:rPr>
              <w:ins w:id="36" w:author="Sophie Emilie Søborg Agger" w:date="2020-07-12T18:45:00Z"/>
              <w:rFonts w:eastAsiaTheme="minorEastAsia" w:cstheme="minorBidi"/>
              <w:b w:val="0"/>
              <w:bCs w:val="0"/>
              <w:noProof/>
              <w:sz w:val="24"/>
              <w:szCs w:val="24"/>
              <w:lang w:val="da-DK"/>
            </w:rPr>
          </w:pPr>
          <w:ins w:id="3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"_Toc45471969"</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Library construction and sequencing</w:t>
            </w:r>
            <w:r>
              <w:rPr>
                <w:noProof/>
                <w:webHidden/>
              </w:rPr>
              <w:tab/>
            </w:r>
            <w:r>
              <w:rPr>
                <w:noProof/>
                <w:webHidden/>
              </w:rPr>
              <w:fldChar w:fldCharType="begin"/>
            </w:r>
            <w:r>
              <w:rPr>
                <w:noProof/>
                <w:webHidden/>
              </w:rPr>
              <w:instrText xml:space="preserve"> PAGEREF _Toc45471969 \h </w:instrText>
            </w:r>
            <w:r>
              <w:rPr>
                <w:noProof/>
                <w:webHidden/>
              </w:rPr>
            </w:r>
          </w:ins>
          <w:r>
            <w:rPr>
              <w:noProof/>
              <w:webHidden/>
            </w:rPr>
            <w:fldChar w:fldCharType="separate"/>
          </w:r>
          <w:ins w:id="38" w:author="Sophie Emilie Søborg Agger" w:date="2020-07-12T18:45:00Z">
            <w:r>
              <w:rPr>
                <w:noProof/>
                <w:webHidden/>
              </w:rPr>
              <w:t>5</w:t>
            </w:r>
            <w:r>
              <w:rPr>
                <w:noProof/>
                <w:webHidden/>
              </w:rPr>
              <w:fldChar w:fldCharType="end"/>
            </w:r>
            <w:r w:rsidRPr="00886BD4">
              <w:rPr>
                <w:rStyle w:val="Hyperlink"/>
                <w:noProof/>
              </w:rPr>
              <w:fldChar w:fldCharType="end"/>
            </w:r>
          </w:ins>
        </w:p>
        <w:p w14:paraId="0C567846" w14:textId="5D367C57" w:rsidR="006007AB" w:rsidRDefault="006007AB">
          <w:pPr>
            <w:pStyle w:val="TOC2"/>
            <w:tabs>
              <w:tab w:val="right" w:leader="dot" w:pos="9622"/>
            </w:tabs>
            <w:rPr>
              <w:ins w:id="39" w:author="Sophie Emilie Søborg Agger" w:date="2020-07-12T18:45:00Z"/>
              <w:rFonts w:eastAsiaTheme="minorEastAsia" w:cstheme="minorBidi"/>
              <w:b w:val="0"/>
              <w:bCs w:val="0"/>
              <w:noProof/>
              <w:sz w:val="24"/>
              <w:szCs w:val="24"/>
              <w:lang w:val="da-DK"/>
            </w:rPr>
          </w:pPr>
          <w:ins w:id="4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"_Toc45471970"</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Alignment and filtering</w:t>
            </w:r>
            <w:r>
              <w:rPr>
                <w:noProof/>
                <w:webHidden/>
              </w:rPr>
              <w:tab/>
            </w:r>
            <w:r>
              <w:rPr>
                <w:noProof/>
                <w:webHidden/>
              </w:rPr>
              <w:fldChar w:fldCharType="begin"/>
            </w:r>
            <w:r>
              <w:rPr>
                <w:noProof/>
                <w:webHidden/>
              </w:rPr>
              <w:instrText xml:space="preserve"> PAGEREF _Toc45471970 \h </w:instrText>
            </w:r>
            <w:r>
              <w:rPr>
                <w:noProof/>
                <w:webHidden/>
              </w:rPr>
            </w:r>
          </w:ins>
          <w:r>
            <w:rPr>
              <w:noProof/>
              <w:webHidden/>
            </w:rPr>
            <w:fldChar w:fldCharType="separate"/>
          </w:r>
          <w:ins w:id="41" w:author="Sophie Emilie Søborg Agger" w:date="2020-07-12T18:45:00Z">
            <w:r>
              <w:rPr>
                <w:noProof/>
                <w:webHidden/>
              </w:rPr>
              <w:t>5</w:t>
            </w:r>
            <w:r>
              <w:rPr>
                <w:noProof/>
                <w:webHidden/>
              </w:rPr>
              <w:fldChar w:fldCharType="end"/>
            </w:r>
            <w:r w:rsidRPr="00886BD4">
              <w:rPr>
                <w:rStyle w:val="Hyperlink"/>
                <w:noProof/>
              </w:rPr>
              <w:fldChar w:fldCharType="end"/>
            </w:r>
          </w:ins>
        </w:p>
        <w:p w14:paraId="6C50D2B8" w14:textId="35E2CAA8" w:rsidR="006007AB" w:rsidRDefault="006007AB">
          <w:pPr>
            <w:pStyle w:val="TOC2"/>
            <w:tabs>
              <w:tab w:val="right" w:leader="dot" w:pos="9622"/>
            </w:tabs>
            <w:rPr>
              <w:ins w:id="42" w:author="Sophie Emilie Søborg Agger" w:date="2020-07-12T18:45:00Z"/>
              <w:rFonts w:eastAsiaTheme="minorEastAsia" w:cstheme="minorBidi"/>
              <w:b w:val="0"/>
              <w:bCs w:val="0"/>
              <w:noProof/>
              <w:sz w:val="24"/>
              <w:szCs w:val="24"/>
              <w:lang w:val="da-DK"/>
            </w:rPr>
          </w:pPr>
          <w:ins w:id="4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"_Toc45471971"</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Variant calling</w:t>
            </w:r>
            <w:r>
              <w:rPr>
                <w:noProof/>
                <w:webHidden/>
              </w:rPr>
              <w:tab/>
            </w:r>
            <w:r>
              <w:rPr>
                <w:noProof/>
                <w:webHidden/>
              </w:rPr>
              <w:fldChar w:fldCharType="begin"/>
            </w:r>
            <w:r>
              <w:rPr>
                <w:noProof/>
                <w:webHidden/>
              </w:rPr>
              <w:instrText xml:space="preserve"> PAGEREF _Toc45471971 \h </w:instrText>
            </w:r>
            <w:r>
              <w:rPr>
                <w:noProof/>
                <w:webHidden/>
              </w:rPr>
            </w:r>
          </w:ins>
          <w:r>
            <w:rPr>
              <w:noProof/>
              <w:webHidden/>
            </w:rPr>
            <w:fldChar w:fldCharType="separate"/>
          </w:r>
          <w:ins w:id="44" w:author="Sophie Emilie Søborg Agger" w:date="2020-07-12T18:45:00Z">
            <w:r>
              <w:rPr>
                <w:noProof/>
                <w:webHidden/>
              </w:rPr>
              <w:t>5</w:t>
            </w:r>
            <w:r>
              <w:rPr>
                <w:noProof/>
                <w:webHidden/>
              </w:rPr>
              <w:fldChar w:fldCharType="end"/>
            </w:r>
            <w:r w:rsidRPr="00886BD4">
              <w:rPr>
                <w:rStyle w:val="Hyperlink"/>
                <w:noProof/>
              </w:rPr>
              <w:fldChar w:fldCharType="end"/>
            </w:r>
          </w:ins>
        </w:p>
        <w:p w14:paraId="73B0CD02" w14:textId="6E1AEE0D" w:rsidR="006007AB" w:rsidRDefault="006007AB">
          <w:pPr>
            <w:pStyle w:val="TOC2"/>
            <w:tabs>
              <w:tab w:val="right" w:leader="dot" w:pos="9622"/>
            </w:tabs>
            <w:rPr>
              <w:ins w:id="45" w:author="Sophie Emilie Søborg Agger" w:date="2020-07-12T18:45:00Z"/>
              <w:rFonts w:eastAsiaTheme="minorEastAsia" w:cstheme="minorBidi"/>
              <w:b w:val="0"/>
              <w:bCs w:val="0"/>
              <w:noProof/>
              <w:sz w:val="24"/>
              <w:szCs w:val="24"/>
              <w:lang w:val="da-DK"/>
            </w:rPr>
          </w:pPr>
          <w:ins w:id="4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"_Toc45471972"</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Statistical methods</w:t>
            </w:r>
            <w:r>
              <w:rPr>
                <w:noProof/>
                <w:webHidden/>
              </w:rPr>
              <w:tab/>
            </w:r>
            <w:r>
              <w:rPr>
                <w:noProof/>
                <w:webHidden/>
              </w:rPr>
              <w:fldChar w:fldCharType="begin"/>
            </w:r>
            <w:r>
              <w:rPr>
                <w:noProof/>
                <w:webHidden/>
              </w:rPr>
              <w:instrText xml:space="preserve"> PAGEREF _Toc45471972 \h </w:instrText>
            </w:r>
            <w:r>
              <w:rPr>
                <w:noProof/>
                <w:webHidden/>
              </w:rPr>
            </w:r>
          </w:ins>
          <w:r>
            <w:rPr>
              <w:noProof/>
              <w:webHidden/>
            </w:rPr>
            <w:fldChar w:fldCharType="separate"/>
          </w:r>
          <w:ins w:id="47" w:author="Sophie Emilie Søborg Agger" w:date="2020-07-12T18:45:00Z">
            <w:r>
              <w:rPr>
                <w:noProof/>
                <w:webHidden/>
              </w:rPr>
              <w:t>5</w:t>
            </w:r>
            <w:r>
              <w:rPr>
                <w:noProof/>
                <w:webHidden/>
              </w:rPr>
              <w:fldChar w:fldCharType="end"/>
            </w:r>
            <w:r w:rsidRPr="00886BD4">
              <w:rPr>
                <w:rStyle w:val="Hyperlink"/>
                <w:noProof/>
              </w:rPr>
              <w:fldChar w:fldCharType="end"/>
            </w:r>
          </w:ins>
        </w:p>
        <w:p w14:paraId="60B5C2C8" w14:textId="32800B48" w:rsidR="006007AB" w:rsidRDefault="006007AB">
          <w:pPr>
            <w:pStyle w:val="TOC3"/>
            <w:tabs>
              <w:tab w:val="right" w:leader="dot" w:pos="9622"/>
            </w:tabs>
            <w:rPr>
              <w:ins w:id="48" w:author="Sophie Emilie Søborg Agger" w:date="2020-07-12T18:45:00Z"/>
              <w:rFonts w:eastAsiaTheme="minorEastAsia" w:cstheme="minorBidi"/>
              <w:noProof/>
              <w:sz w:val="24"/>
              <w:szCs w:val="24"/>
              <w:lang w:val="da-DK"/>
            </w:rPr>
          </w:pPr>
          <w:ins w:id="4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"_Toc45471973"</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Candidate genes</w:t>
            </w:r>
            <w:r>
              <w:rPr>
                <w:noProof/>
                <w:webHidden/>
              </w:rPr>
              <w:tab/>
            </w:r>
            <w:r>
              <w:rPr>
                <w:noProof/>
                <w:webHidden/>
              </w:rPr>
              <w:fldChar w:fldCharType="begin"/>
            </w:r>
            <w:r>
              <w:rPr>
                <w:noProof/>
                <w:webHidden/>
              </w:rPr>
              <w:instrText xml:space="preserve"> PAGEREF _Toc45471973 \h </w:instrText>
            </w:r>
            <w:r>
              <w:rPr>
                <w:noProof/>
                <w:webHidden/>
              </w:rPr>
            </w:r>
          </w:ins>
          <w:r>
            <w:rPr>
              <w:noProof/>
              <w:webHidden/>
            </w:rPr>
            <w:fldChar w:fldCharType="separate"/>
          </w:r>
          <w:ins w:id="50" w:author="Sophie Emilie Søborg Agger" w:date="2020-07-12T18:45:00Z">
            <w:r>
              <w:rPr>
                <w:noProof/>
                <w:webHidden/>
              </w:rPr>
              <w:t>5</w:t>
            </w:r>
            <w:r>
              <w:rPr>
                <w:noProof/>
                <w:webHidden/>
              </w:rPr>
              <w:fldChar w:fldCharType="end"/>
            </w:r>
            <w:r w:rsidRPr="00886BD4">
              <w:rPr>
                <w:rStyle w:val="Hyperlink"/>
                <w:noProof/>
              </w:rPr>
              <w:fldChar w:fldCharType="end"/>
            </w:r>
          </w:ins>
        </w:p>
        <w:p w14:paraId="37FE52A4" w14:textId="76DA87A0" w:rsidR="006007AB" w:rsidRDefault="006007AB">
          <w:pPr>
            <w:pStyle w:val="TOC3"/>
            <w:tabs>
              <w:tab w:val="right" w:leader="dot" w:pos="9622"/>
            </w:tabs>
            <w:rPr>
              <w:ins w:id="51" w:author="Sophie Emilie Søborg Agger" w:date="2020-07-12T18:45:00Z"/>
              <w:rFonts w:eastAsiaTheme="minorEastAsia" w:cstheme="minorBidi"/>
              <w:noProof/>
              <w:sz w:val="24"/>
              <w:szCs w:val="24"/>
              <w:lang w:val="da-DK"/>
            </w:rPr>
          </w:pPr>
          <w:ins w:id="52"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"_Toc45471974"</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F statistics</w:t>
            </w:r>
            <w:r>
              <w:rPr>
                <w:noProof/>
                <w:webHidden/>
              </w:rPr>
              <w:tab/>
            </w:r>
            <w:r>
              <w:rPr>
                <w:noProof/>
                <w:webHidden/>
              </w:rPr>
              <w:fldChar w:fldCharType="begin"/>
            </w:r>
            <w:r>
              <w:rPr>
                <w:noProof/>
                <w:webHidden/>
              </w:rPr>
              <w:instrText xml:space="preserve"> PAGEREF _Toc45471974 \h </w:instrText>
            </w:r>
            <w:r>
              <w:rPr>
                <w:noProof/>
                <w:webHidden/>
              </w:rPr>
            </w:r>
          </w:ins>
          <w:r>
            <w:rPr>
              <w:noProof/>
              <w:webHidden/>
            </w:rPr>
            <w:fldChar w:fldCharType="separate"/>
          </w:r>
          <w:ins w:id="53" w:author="Sophie Emilie Søborg Agger" w:date="2020-07-12T18:45:00Z">
            <w:r>
              <w:rPr>
                <w:noProof/>
                <w:webHidden/>
              </w:rPr>
              <w:t>5</w:t>
            </w:r>
            <w:r>
              <w:rPr>
                <w:noProof/>
                <w:webHidden/>
              </w:rPr>
              <w:fldChar w:fldCharType="end"/>
            </w:r>
            <w:r w:rsidRPr="00886BD4">
              <w:rPr>
                <w:rStyle w:val="Hyperlink"/>
                <w:noProof/>
              </w:rPr>
              <w:fldChar w:fldCharType="end"/>
            </w:r>
          </w:ins>
        </w:p>
        <w:p w14:paraId="32B52B34" w14:textId="7FC0F09A" w:rsidR="006007AB" w:rsidRDefault="006007AB">
          <w:pPr>
            <w:pStyle w:val="TOC3"/>
            <w:tabs>
              <w:tab w:val="right" w:leader="dot" w:pos="9622"/>
            </w:tabs>
            <w:rPr>
              <w:ins w:id="54" w:author="Sophie Emilie Søborg Agger" w:date="2020-07-12T18:45:00Z"/>
              <w:rFonts w:eastAsiaTheme="minorEastAsia" w:cstheme="minorBidi"/>
              <w:noProof/>
              <w:sz w:val="24"/>
              <w:szCs w:val="24"/>
              <w:lang w:val="da-DK"/>
            </w:rPr>
          </w:pPr>
          <w:ins w:id="5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"_Toc45471975"</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Pathway analysis</w:t>
            </w:r>
            <w:r>
              <w:rPr>
                <w:noProof/>
                <w:webHidden/>
              </w:rPr>
              <w:tab/>
            </w:r>
            <w:r>
              <w:rPr>
                <w:noProof/>
                <w:webHidden/>
              </w:rPr>
              <w:fldChar w:fldCharType="begin"/>
            </w:r>
            <w:r>
              <w:rPr>
                <w:noProof/>
                <w:webHidden/>
              </w:rPr>
              <w:instrText xml:space="preserve"> PAGEREF _Toc45471975 \h </w:instrText>
            </w:r>
            <w:r>
              <w:rPr>
                <w:noProof/>
                <w:webHidden/>
              </w:rPr>
            </w:r>
          </w:ins>
          <w:r>
            <w:rPr>
              <w:noProof/>
              <w:webHidden/>
            </w:rPr>
            <w:fldChar w:fldCharType="separate"/>
          </w:r>
          <w:ins w:id="56" w:author="Sophie Emilie Søborg Agger" w:date="2020-07-12T18:45:00Z">
            <w:r>
              <w:rPr>
                <w:noProof/>
                <w:webHidden/>
              </w:rPr>
              <w:t>6</w:t>
            </w:r>
            <w:r>
              <w:rPr>
                <w:noProof/>
                <w:webHidden/>
              </w:rPr>
              <w:fldChar w:fldCharType="end"/>
            </w:r>
            <w:r w:rsidRPr="00886BD4">
              <w:rPr>
                <w:rStyle w:val="Hyperlink"/>
                <w:noProof/>
              </w:rPr>
              <w:fldChar w:fldCharType="end"/>
            </w:r>
          </w:ins>
        </w:p>
        <w:p w14:paraId="6B474A9F" w14:textId="167F6749" w:rsidR="006007AB" w:rsidRDefault="006007AB">
          <w:pPr>
            <w:pStyle w:val="TOC3"/>
            <w:tabs>
              <w:tab w:val="right" w:leader="dot" w:pos="9622"/>
            </w:tabs>
            <w:rPr>
              <w:ins w:id="57" w:author="Sophie Emilie Søborg Agger" w:date="2020-07-12T18:45:00Z"/>
              <w:rFonts w:eastAsiaTheme="minorEastAsia" w:cstheme="minorBidi"/>
              <w:noProof/>
              <w:sz w:val="24"/>
              <w:szCs w:val="24"/>
              <w:lang w:val="da-DK"/>
            </w:rPr>
          </w:pPr>
          <w:ins w:id="5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"_Toc45471976"</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Copy number variation</w:t>
            </w:r>
            <w:r>
              <w:rPr>
                <w:noProof/>
                <w:webHidden/>
              </w:rPr>
              <w:tab/>
            </w:r>
            <w:r>
              <w:rPr>
                <w:noProof/>
                <w:webHidden/>
              </w:rPr>
              <w:fldChar w:fldCharType="begin"/>
            </w:r>
            <w:r>
              <w:rPr>
                <w:noProof/>
                <w:webHidden/>
              </w:rPr>
              <w:instrText xml:space="preserve"> PAGEREF _Toc45471976 \h </w:instrText>
            </w:r>
            <w:r>
              <w:rPr>
                <w:noProof/>
                <w:webHidden/>
              </w:rPr>
            </w:r>
          </w:ins>
          <w:r>
            <w:rPr>
              <w:noProof/>
              <w:webHidden/>
            </w:rPr>
            <w:fldChar w:fldCharType="separate"/>
          </w:r>
          <w:ins w:id="59" w:author="Sophie Emilie Søborg Agger" w:date="2020-07-12T18:45:00Z">
            <w:r>
              <w:rPr>
                <w:noProof/>
                <w:webHidden/>
              </w:rPr>
              <w:t>6</w:t>
            </w:r>
            <w:r>
              <w:rPr>
                <w:noProof/>
                <w:webHidden/>
              </w:rPr>
              <w:fldChar w:fldCharType="end"/>
            </w:r>
            <w:r w:rsidRPr="00886BD4">
              <w:rPr>
                <w:rStyle w:val="Hyperlink"/>
                <w:noProof/>
              </w:rPr>
              <w:fldChar w:fldCharType="end"/>
            </w:r>
          </w:ins>
        </w:p>
        <w:p w14:paraId="7919E5F5" w14:textId="5817337B" w:rsidR="00B8183E" w:rsidDel="00405C97" w:rsidRDefault="00B8183E">
          <w:pPr>
            <w:pStyle w:val="TOC1"/>
            <w:rPr>
              <w:del w:id="60" w:author="Sophie Emilie Søborg Agger" w:date="2020-07-10T14:37:00Z"/>
              <w:rFonts w:eastAsiaTheme="minorEastAsia" w:cstheme="minorBidi"/>
              <w:b w:val="0"/>
              <w:bCs w:val="0"/>
              <w:i w:val="0"/>
              <w:iCs w:val="0"/>
              <w:noProof/>
              <w:lang w:val="da-DK"/>
            </w:rPr>
          </w:pPr>
          <w:del w:id="61" w:author="Sophie Emilie Søborg Agger" w:date="2020-07-10T14:37:00Z">
            <w:r w:rsidRPr="00405C97" w:rsidDel="00405C97">
              <w:rPr>
                <w:rStyle w:val="Hyperlink"/>
                <w:noProof/>
              </w:rPr>
              <w:delText>Abstract</w:delText>
            </w:r>
            <w:r w:rsidDel="00405C97">
              <w:rPr>
                <w:noProof/>
                <w:webHidden/>
              </w:rPr>
              <w:tab/>
              <w:delText>2</w:delText>
            </w:r>
          </w:del>
        </w:p>
        <w:p w14:paraId="7197CF7A" w14:textId="0FCCA427" w:rsidR="00B8183E" w:rsidDel="00405C97" w:rsidRDefault="00B8183E">
          <w:pPr>
            <w:pStyle w:val="TOC1"/>
            <w:rPr>
              <w:del w:id="62" w:author="Sophie Emilie Søborg Agger" w:date="2020-07-10T14:37:00Z"/>
              <w:rFonts w:eastAsiaTheme="minorEastAsia" w:cstheme="minorBidi"/>
              <w:b w:val="0"/>
              <w:bCs w:val="0"/>
              <w:i w:val="0"/>
              <w:iCs w:val="0"/>
              <w:noProof/>
              <w:lang w:val="da-DK"/>
            </w:rPr>
          </w:pPr>
          <w:del w:id="63" w:author="Sophie Emilie Søborg Agger" w:date="2020-07-10T14:37:00Z">
            <w:r w:rsidRPr="00405C97" w:rsidDel="00405C97">
              <w:rPr>
                <w:rStyle w:val="Hyperlink"/>
                <w:noProof/>
              </w:rPr>
              <w:delText>Introduction</w:delText>
            </w:r>
            <w:r w:rsidDel="00405C97">
              <w:rPr>
                <w:noProof/>
                <w:webHidden/>
              </w:rPr>
              <w:tab/>
              <w:delText>2</w:delText>
            </w:r>
          </w:del>
        </w:p>
        <w:p w14:paraId="67FF75AD" w14:textId="1B896C13" w:rsidR="00B8183E" w:rsidDel="00405C97" w:rsidRDefault="00B8183E">
          <w:pPr>
            <w:pStyle w:val="TOC1"/>
            <w:rPr>
              <w:del w:id="64" w:author="Sophie Emilie Søborg Agger" w:date="2020-07-10T14:37:00Z"/>
              <w:rFonts w:eastAsiaTheme="minorEastAsia" w:cstheme="minorBidi"/>
              <w:b w:val="0"/>
              <w:bCs w:val="0"/>
              <w:i w:val="0"/>
              <w:iCs w:val="0"/>
              <w:noProof/>
              <w:lang w:val="da-DK"/>
            </w:rPr>
          </w:pPr>
          <w:del w:id="65" w:author="Sophie Emilie Søborg Agger" w:date="2020-07-10T14:37:00Z">
            <w:r w:rsidRPr="00405C97" w:rsidDel="00405C97">
              <w:rPr>
                <w:rStyle w:val="Hyperlink"/>
                <w:noProof/>
              </w:rPr>
              <w:delText>Results</w:delText>
            </w:r>
            <w:r w:rsidDel="00405C97">
              <w:rPr>
                <w:noProof/>
                <w:webHidden/>
              </w:rPr>
              <w:tab/>
              <w:delText>2</w:delText>
            </w:r>
          </w:del>
        </w:p>
        <w:p w14:paraId="4E525F83" w14:textId="7A3D75D9" w:rsidR="00B8183E" w:rsidDel="00405C97" w:rsidRDefault="00B8183E">
          <w:pPr>
            <w:pStyle w:val="TOC2"/>
            <w:tabs>
              <w:tab w:val="right" w:leader="dot" w:pos="9622"/>
            </w:tabs>
            <w:rPr>
              <w:del w:id="66" w:author="Sophie Emilie Søborg Agger" w:date="2020-07-10T14:37:00Z"/>
              <w:rFonts w:eastAsiaTheme="minorEastAsia" w:cstheme="minorBidi"/>
              <w:b w:val="0"/>
              <w:bCs w:val="0"/>
              <w:noProof/>
              <w:sz w:val="24"/>
              <w:szCs w:val="24"/>
              <w:lang w:val="da-DK"/>
            </w:rPr>
          </w:pPr>
          <w:del w:id="67" w:author="Sophie Emilie Søborg Agger" w:date="2020-07-10T14:37:00Z">
            <w:r w:rsidRPr="00405C97" w:rsidDel="00405C97">
              <w:rPr>
                <w:rStyle w:val="Hyperlink"/>
                <w:noProof/>
              </w:rPr>
              <w:delText>Genes associated with disease</w:delText>
            </w:r>
            <w:r w:rsidDel="00405C97">
              <w:rPr>
                <w:noProof/>
                <w:webHidden/>
              </w:rPr>
              <w:tab/>
              <w:delText>3</w:delText>
            </w:r>
          </w:del>
        </w:p>
        <w:p w14:paraId="4927137C" w14:textId="15A80F92" w:rsidR="00B8183E" w:rsidDel="00405C97" w:rsidRDefault="00B8183E">
          <w:pPr>
            <w:pStyle w:val="TOC2"/>
            <w:tabs>
              <w:tab w:val="right" w:leader="dot" w:pos="9622"/>
            </w:tabs>
            <w:rPr>
              <w:del w:id="68" w:author="Sophie Emilie Søborg Agger" w:date="2020-07-10T14:37:00Z"/>
              <w:rFonts w:eastAsiaTheme="minorEastAsia" w:cstheme="minorBidi"/>
              <w:b w:val="0"/>
              <w:bCs w:val="0"/>
              <w:noProof/>
              <w:sz w:val="24"/>
              <w:szCs w:val="24"/>
              <w:lang w:val="da-DK"/>
            </w:rPr>
          </w:pPr>
          <w:del w:id="69" w:author="Sophie Emilie Søborg Agger" w:date="2020-07-10T14:37:00Z">
            <w:r w:rsidRPr="00405C97" w:rsidDel="00405C97">
              <w:rPr>
                <w:rStyle w:val="Hyperlink"/>
                <w:noProof/>
              </w:rPr>
              <w:delText>SNPs with a Z(F</w:delText>
            </w:r>
            <w:r w:rsidRPr="00405C97" w:rsidDel="00405C97">
              <w:rPr>
                <w:rStyle w:val="Hyperlink"/>
                <w:noProof/>
                <w:vertAlign w:val="subscript"/>
              </w:rPr>
              <w:delText>ST</w:delText>
            </w:r>
            <w:r w:rsidRPr="00405C97" w:rsidDel="00405C97">
              <w:rPr>
                <w:rStyle w:val="Hyperlink"/>
                <w:noProof/>
              </w:rPr>
              <w:delText>) ≥ 5</w:delText>
            </w:r>
            <w:r w:rsidDel="00405C97">
              <w:rPr>
                <w:noProof/>
                <w:webHidden/>
              </w:rPr>
              <w:tab/>
              <w:delText>3</w:delText>
            </w:r>
          </w:del>
        </w:p>
        <w:p w14:paraId="7B234F4A" w14:textId="5212A869" w:rsidR="00B8183E" w:rsidDel="00405C97" w:rsidRDefault="00B8183E">
          <w:pPr>
            <w:pStyle w:val="TOC2"/>
            <w:tabs>
              <w:tab w:val="right" w:leader="dot" w:pos="9622"/>
            </w:tabs>
            <w:rPr>
              <w:del w:id="70" w:author="Sophie Emilie Søborg Agger" w:date="2020-07-10T14:37:00Z"/>
              <w:rFonts w:eastAsiaTheme="minorEastAsia" w:cstheme="minorBidi"/>
              <w:b w:val="0"/>
              <w:bCs w:val="0"/>
              <w:noProof/>
              <w:sz w:val="24"/>
              <w:szCs w:val="24"/>
              <w:lang w:val="da-DK"/>
            </w:rPr>
          </w:pPr>
          <w:del w:id="71" w:author="Sophie Emilie Søborg Agger" w:date="2020-07-10T14:37:00Z">
            <w:r w:rsidRPr="00405C97" w:rsidDel="00405C97">
              <w:rPr>
                <w:rStyle w:val="Hyperlink"/>
                <w:noProof/>
              </w:rPr>
              <w:delText>Missense mutations</w:delText>
            </w:r>
            <w:r w:rsidDel="00405C97">
              <w:rPr>
                <w:noProof/>
                <w:webHidden/>
              </w:rPr>
              <w:tab/>
              <w:delText>4</w:delText>
            </w:r>
          </w:del>
        </w:p>
        <w:p w14:paraId="14A5C285" w14:textId="30EBEE8A" w:rsidR="00B8183E" w:rsidDel="00405C97" w:rsidRDefault="00B8183E">
          <w:pPr>
            <w:pStyle w:val="TOC2"/>
            <w:tabs>
              <w:tab w:val="right" w:leader="dot" w:pos="9622"/>
            </w:tabs>
            <w:rPr>
              <w:del w:id="72" w:author="Sophie Emilie Søborg Agger" w:date="2020-07-10T14:37:00Z"/>
              <w:rFonts w:eastAsiaTheme="minorEastAsia" w:cstheme="minorBidi"/>
              <w:b w:val="0"/>
              <w:bCs w:val="0"/>
              <w:noProof/>
              <w:sz w:val="24"/>
              <w:szCs w:val="24"/>
              <w:lang w:val="da-DK"/>
            </w:rPr>
          </w:pPr>
          <w:del w:id="73" w:author="Sophie Emilie Søborg Agger" w:date="2020-07-10T14:37:00Z">
            <w:r w:rsidRPr="00405C97" w:rsidDel="00405C97">
              <w:rPr>
                <w:rStyle w:val="Hyperlink"/>
                <w:noProof/>
              </w:rPr>
              <w:delText>Deleterious mutations based on SIFT</w:delText>
            </w:r>
            <w:r w:rsidDel="00405C97">
              <w:rPr>
                <w:noProof/>
                <w:webHidden/>
              </w:rPr>
              <w:tab/>
              <w:delText>5</w:delText>
            </w:r>
          </w:del>
        </w:p>
        <w:p w14:paraId="36242CE0" w14:textId="3028C3A4" w:rsidR="00B8183E" w:rsidDel="00405C97" w:rsidRDefault="00B8183E">
          <w:pPr>
            <w:pStyle w:val="TOC1"/>
            <w:rPr>
              <w:del w:id="74" w:author="Sophie Emilie Søborg Agger" w:date="2020-07-10T14:37:00Z"/>
              <w:rFonts w:eastAsiaTheme="minorEastAsia" w:cstheme="minorBidi"/>
              <w:b w:val="0"/>
              <w:bCs w:val="0"/>
              <w:i w:val="0"/>
              <w:iCs w:val="0"/>
              <w:noProof/>
              <w:lang w:val="da-DK"/>
            </w:rPr>
          </w:pPr>
          <w:del w:id="75" w:author="Sophie Emilie Søborg Agger" w:date="2020-07-10T14:37:00Z">
            <w:r w:rsidRPr="00405C97" w:rsidDel="00405C97">
              <w:rPr>
                <w:rStyle w:val="Hyperlink"/>
                <w:noProof/>
              </w:rPr>
              <w:delText>Discussion</w:delText>
            </w:r>
            <w:r w:rsidDel="00405C97">
              <w:rPr>
                <w:noProof/>
                <w:webHidden/>
              </w:rPr>
              <w:tab/>
              <w:delText>5</w:delText>
            </w:r>
          </w:del>
        </w:p>
        <w:p w14:paraId="24DA6EEF" w14:textId="29BF7ABF" w:rsidR="00B8183E" w:rsidDel="00405C97" w:rsidRDefault="00B8183E">
          <w:pPr>
            <w:pStyle w:val="TOC1"/>
            <w:rPr>
              <w:del w:id="76" w:author="Sophie Emilie Søborg Agger" w:date="2020-07-10T14:37:00Z"/>
              <w:rFonts w:eastAsiaTheme="minorEastAsia" w:cstheme="minorBidi"/>
              <w:b w:val="0"/>
              <w:bCs w:val="0"/>
              <w:i w:val="0"/>
              <w:iCs w:val="0"/>
              <w:noProof/>
              <w:lang w:val="da-DK"/>
            </w:rPr>
          </w:pPr>
          <w:del w:id="77" w:author="Sophie Emilie Søborg Agger" w:date="2020-07-10T14:37:00Z">
            <w:r w:rsidRPr="00405C97" w:rsidDel="00405C97">
              <w:rPr>
                <w:rStyle w:val="Hyperlink"/>
                <w:noProof/>
              </w:rPr>
              <w:delText>Methods</w:delText>
            </w:r>
            <w:r w:rsidDel="00405C97">
              <w:rPr>
                <w:noProof/>
                <w:webHidden/>
              </w:rPr>
              <w:tab/>
              <w:delText>5</w:delText>
            </w:r>
          </w:del>
        </w:p>
        <w:p w14:paraId="6ADE8D54" w14:textId="7ED8FC20" w:rsidR="00B8183E" w:rsidDel="00405C97" w:rsidRDefault="00B8183E">
          <w:pPr>
            <w:pStyle w:val="TOC2"/>
            <w:tabs>
              <w:tab w:val="right" w:leader="dot" w:pos="9622"/>
            </w:tabs>
            <w:rPr>
              <w:del w:id="78" w:author="Sophie Emilie Søborg Agger" w:date="2020-07-10T14:37:00Z"/>
              <w:rFonts w:eastAsiaTheme="minorEastAsia" w:cstheme="minorBidi"/>
              <w:b w:val="0"/>
              <w:bCs w:val="0"/>
              <w:noProof/>
              <w:sz w:val="24"/>
              <w:szCs w:val="24"/>
              <w:lang w:val="da-DK"/>
            </w:rPr>
          </w:pPr>
          <w:del w:id="79" w:author="Sophie Emilie Søborg Agger" w:date="2020-07-10T14:37:00Z">
            <w:r w:rsidRPr="00405C97" w:rsidDel="00405C97">
              <w:rPr>
                <w:rStyle w:val="Hyperlink"/>
                <w:noProof/>
              </w:rPr>
              <w:delText>Sample collection</w:delText>
            </w:r>
            <w:r w:rsidDel="00405C97">
              <w:rPr>
                <w:noProof/>
                <w:webHidden/>
              </w:rPr>
              <w:tab/>
              <w:delText>5</w:delText>
            </w:r>
          </w:del>
        </w:p>
        <w:p w14:paraId="76E0CCCB" w14:textId="60A74FAA" w:rsidR="00B8183E" w:rsidDel="00405C97" w:rsidRDefault="00B8183E">
          <w:pPr>
            <w:pStyle w:val="TOC2"/>
            <w:tabs>
              <w:tab w:val="right" w:leader="dot" w:pos="9622"/>
            </w:tabs>
            <w:rPr>
              <w:del w:id="80" w:author="Sophie Emilie Søborg Agger" w:date="2020-07-10T14:37:00Z"/>
              <w:rFonts w:eastAsiaTheme="minorEastAsia" w:cstheme="minorBidi"/>
              <w:b w:val="0"/>
              <w:bCs w:val="0"/>
              <w:noProof/>
              <w:sz w:val="24"/>
              <w:szCs w:val="24"/>
              <w:lang w:val="da-DK"/>
            </w:rPr>
          </w:pPr>
          <w:del w:id="81" w:author="Sophie Emilie Søborg Agger" w:date="2020-07-10T14:37:00Z">
            <w:r w:rsidRPr="00405C97" w:rsidDel="00405C97">
              <w:rPr>
                <w:rStyle w:val="Hyperlink"/>
                <w:noProof/>
              </w:rPr>
              <w:delText>Library construction and sequencing</w:delText>
            </w:r>
            <w:r w:rsidDel="00405C97">
              <w:rPr>
                <w:noProof/>
                <w:webHidden/>
              </w:rPr>
              <w:tab/>
              <w:delText>5</w:delText>
            </w:r>
          </w:del>
        </w:p>
        <w:p w14:paraId="291D7C90" w14:textId="78ACDB99" w:rsidR="00B8183E" w:rsidDel="00405C97" w:rsidRDefault="00B8183E">
          <w:pPr>
            <w:pStyle w:val="TOC2"/>
            <w:tabs>
              <w:tab w:val="right" w:leader="dot" w:pos="9622"/>
            </w:tabs>
            <w:rPr>
              <w:del w:id="82" w:author="Sophie Emilie Søborg Agger" w:date="2020-07-10T14:37:00Z"/>
              <w:rFonts w:eastAsiaTheme="minorEastAsia" w:cstheme="minorBidi"/>
              <w:b w:val="0"/>
              <w:bCs w:val="0"/>
              <w:noProof/>
              <w:sz w:val="24"/>
              <w:szCs w:val="24"/>
              <w:lang w:val="da-DK"/>
            </w:rPr>
          </w:pPr>
          <w:del w:id="83" w:author="Sophie Emilie Søborg Agger" w:date="2020-07-10T14:37:00Z">
            <w:r w:rsidRPr="00405C97" w:rsidDel="00405C97">
              <w:rPr>
                <w:rStyle w:val="Hyperlink"/>
                <w:noProof/>
              </w:rPr>
              <w:delText>Alignment and filtering</w:delText>
            </w:r>
            <w:r w:rsidDel="00405C97">
              <w:rPr>
                <w:noProof/>
                <w:webHidden/>
              </w:rPr>
              <w:tab/>
              <w:delText>5</w:delText>
            </w:r>
          </w:del>
        </w:p>
        <w:p w14:paraId="6B405AAE" w14:textId="58813C66" w:rsidR="00B8183E" w:rsidDel="00405C97" w:rsidRDefault="00B8183E">
          <w:pPr>
            <w:pStyle w:val="TOC2"/>
            <w:tabs>
              <w:tab w:val="right" w:leader="dot" w:pos="9622"/>
            </w:tabs>
            <w:rPr>
              <w:del w:id="84" w:author="Sophie Emilie Søborg Agger" w:date="2020-07-10T14:37:00Z"/>
              <w:rFonts w:eastAsiaTheme="minorEastAsia" w:cstheme="minorBidi"/>
              <w:b w:val="0"/>
              <w:bCs w:val="0"/>
              <w:noProof/>
              <w:sz w:val="24"/>
              <w:szCs w:val="24"/>
              <w:lang w:val="da-DK"/>
            </w:rPr>
          </w:pPr>
          <w:del w:id="85" w:author="Sophie Emilie Søborg Agger" w:date="2020-07-10T14:37:00Z">
            <w:r w:rsidRPr="00405C97" w:rsidDel="00405C97">
              <w:rPr>
                <w:rStyle w:val="Hyperlink"/>
                <w:noProof/>
              </w:rPr>
              <w:delText>Variant calling</w:delText>
            </w:r>
            <w:r w:rsidDel="00405C97">
              <w:rPr>
                <w:noProof/>
                <w:webHidden/>
              </w:rPr>
              <w:tab/>
              <w:delText>5</w:delText>
            </w:r>
          </w:del>
        </w:p>
        <w:p w14:paraId="1EE3B229" w14:textId="2EE845E2" w:rsidR="00B8183E" w:rsidDel="00405C97" w:rsidRDefault="00B8183E">
          <w:pPr>
            <w:pStyle w:val="TOC2"/>
            <w:tabs>
              <w:tab w:val="right" w:leader="dot" w:pos="9622"/>
            </w:tabs>
            <w:rPr>
              <w:del w:id="86" w:author="Sophie Emilie Søborg Agger" w:date="2020-07-10T14:37:00Z"/>
              <w:rFonts w:eastAsiaTheme="minorEastAsia" w:cstheme="minorBidi"/>
              <w:b w:val="0"/>
              <w:bCs w:val="0"/>
              <w:noProof/>
              <w:sz w:val="24"/>
              <w:szCs w:val="24"/>
              <w:lang w:val="da-DK"/>
            </w:rPr>
          </w:pPr>
          <w:del w:id="87" w:author="Sophie Emilie Søborg Agger" w:date="2020-07-10T14:37:00Z">
            <w:r w:rsidRPr="00405C97" w:rsidDel="00405C97">
              <w:rPr>
                <w:rStyle w:val="Hyperlink"/>
                <w:noProof/>
              </w:rPr>
              <w:delText>Statistical methods</w:delText>
            </w:r>
            <w:r w:rsidDel="00405C97">
              <w:rPr>
                <w:noProof/>
                <w:webHidden/>
              </w:rPr>
              <w:tab/>
              <w:delText>5</w:delText>
            </w:r>
          </w:del>
        </w:p>
        <w:p w14:paraId="20368692" w14:textId="3F7035EB" w:rsidR="00B8183E" w:rsidDel="00405C97" w:rsidRDefault="00B8183E">
          <w:pPr>
            <w:pStyle w:val="TOC3"/>
            <w:tabs>
              <w:tab w:val="right" w:leader="dot" w:pos="9622"/>
            </w:tabs>
            <w:rPr>
              <w:del w:id="88" w:author="Sophie Emilie Søborg Agger" w:date="2020-07-10T14:37:00Z"/>
              <w:rFonts w:eastAsiaTheme="minorEastAsia" w:cstheme="minorBidi"/>
              <w:noProof/>
              <w:sz w:val="24"/>
              <w:szCs w:val="24"/>
              <w:lang w:val="da-DK"/>
            </w:rPr>
          </w:pPr>
          <w:del w:id="89" w:author="Sophie Emilie Søborg Agger" w:date="2020-07-10T14:37:00Z">
            <w:r w:rsidRPr="00405C97" w:rsidDel="00405C97">
              <w:rPr>
                <w:rStyle w:val="Hyperlink"/>
                <w:noProof/>
              </w:rPr>
              <w:delText>Candidate genes</w:delText>
            </w:r>
            <w:r w:rsidDel="00405C97">
              <w:rPr>
                <w:noProof/>
                <w:webHidden/>
              </w:rPr>
              <w:tab/>
              <w:delText>5</w:delText>
            </w:r>
          </w:del>
        </w:p>
        <w:p w14:paraId="66D540F0" w14:textId="6453ABF9" w:rsidR="00B8183E" w:rsidDel="00405C97" w:rsidRDefault="00B8183E">
          <w:pPr>
            <w:pStyle w:val="TOC3"/>
            <w:tabs>
              <w:tab w:val="right" w:leader="dot" w:pos="9622"/>
            </w:tabs>
            <w:rPr>
              <w:del w:id="90" w:author="Sophie Emilie Søborg Agger" w:date="2020-07-10T14:37:00Z"/>
              <w:rFonts w:eastAsiaTheme="minorEastAsia" w:cstheme="minorBidi"/>
              <w:noProof/>
              <w:sz w:val="24"/>
              <w:szCs w:val="24"/>
              <w:lang w:val="da-DK"/>
            </w:rPr>
          </w:pPr>
          <w:del w:id="91" w:author="Sophie Emilie Søborg Agger" w:date="2020-07-10T14:37:00Z">
            <w:r w:rsidRPr="00405C97" w:rsidDel="00405C97">
              <w:rPr>
                <w:rStyle w:val="Hyperlink"/>
                <w:noProof/>
              </w:rPr>
              <w:delText>F statistics</w:delText>
            </w:r>
            <w:r w:rsidDel="00405C97">
              <w:rPr>
                <w:noProof/>
                <w:webHidden/>
              </w:rPr>
              <w:tab/>
              <w:delText>5</w:delText>
            </w:r>
          </w:del>
        </w:p>
        <w:p w14:paraId="1E293658" w14:textId="1AD11F8B" w:rsidR="00B8183E" w:rsidDel="00405C97" w:rsidRDefault="00B8183E">
          <w:pPr>
            <w:pStyle w:val="TOC3"/>
            <w:tabs>
              <w:tab w:val="right" w:leader="dot" w:pos="9622"/>
            </w:tabs>
            <w:rPr>
              <w:del w:id="92" w:author="Sophie Emilie Søborg Agger" w:date="2020-07-10T14:37:00Z"/>
              <w:rFonts w:eastAsiaTheme="minorEastAsia" w:cstheme="minorBidi"/>
              <w:noProof/>
              <w:sz w:val="24"/>
              <w:szCs w:val="24"/>
              <w:lang w:val="da-DK"/>
            </w:rPr>
          </w:pPr>
          <w:del w:id="93" w:author="Sophie Emilie Søborg Agger" w:date="2020-07-10T14:37:00Z">
            <w:r w:rsidRPr="00405C97" w:rsidDel="00405C97">
              <w:rPr>
                <w:rStyle w:val="Hyperlink"/>
                <w:noProof/>
              </w:rPr>
              <w:delText>Pathway analysis</w:delText>
            </w:r>
            <w:r w:rsidDel="00405C97">
              <w:rPr>
                <w:noProof/>
                <w:webHidden/>
              </w:rPr>
              <w:tab/>
              <w:delText>6</w:delText>
            </w:r>
          </w:del>
        </w:p>
        <w:p w14:paraId="2E168AD0" w14:textId="04264DBD" w:rsidR="00B8183E" w:rsidDel="00405C97" w:rsidRDefault="00B8183E">
          <w:pPr>
            <w:pStyle w:val="TOC3"/>
            <w:tabs>
              <w:tab w:val="right" w:leader="dot" w:pos="9622"/>
            </w:tabs>
            <w:rPr>
              <w:del w:id="94" w:author="Sophie Emilie Søborg Agger" w:date="2020-07-10T14:37:00Z"/>
              <w:rFonts w:eastAsiaTheme="minorEastAsia" w:cstheme="minorBidi"/>
              <w:noProof/>
              <w:sz w:val="24"/>
              <w:szCs w:val="24"/>
              <w:lang w:val="da-DK"/>
            </w:rPr>
          </w:pPr>
          <w:del w:id="95" w:author="Sophie Emilie Søborg Agger" w:date="2020-07-10T14:37:00Z">
            <w:r w:rsidRPr="00405C97" w:rsidDel="00405C97">
              <w:rPr>
                <w:rStyle w:val="Hyperlink"/>
                <w:noProof/>
              </w:rPr>
              <w:delText>Copy number variation</w:delText>
            </w:r>
            <w:r w:rsidDel="00405C97">
              <w:rPr>
                <w:noProof/>
                <w:webHidden/>
              </w:rPr>
              <w:tab/>
              <w:delText>6</w:delText>
            </w:r>
          </w:del>
        </w:p>
        <w:p w14:paraId="6713DF1E" w14:textId="424F9ED1" w:rsidR="005D7CF1" w:rsidRDefault="005D7CF1">
          <w:r>
            <w:rPr>
              <w:b/>
              <w:bCs/>
              <w:noProof/>
            </w:rPr>
            <w:fldChar w:fldCharType="end"/>
          </w:r>
        </w:p>
      </w:sdtContent>
    </w:sdt>
    <w:p w14:paraId="14A5ED36" w14:textId="4E097A65" w:rsidR="005D7CF1" w:rsidRPr="008E64C0" w:rsidRDefault="005D7CF1" w:rsidP="00EB038B">
      <w:pPr>
        <w:pStyle w:val="TOC3"/>
        <w:rPr>
          <w:i/>
        </w:rPr>
      </w:pPr>
    </w:p>
    <w:p w14:paraId="50705CFD" w14:textId="77777777" w:rsidR="005D7CF1" w:rsidRDefault="005D7CF1">
      <w:pPr>
        <w:rPr>
          <w:rFonts w:asciiTheme="majorHAnsi" w:eastAsiaTheme="majorEastAsia" w:hAnsiTheme="majorHAnsi" w:cstheme="majorBidi"/>
          <w:spacing w:val="-10"/>
          <w:kern w:val="28"/>
          <w:sz w:val="56"/>
          <w:szCs w:val="56"/>
        </w:rPr>
      </w:pPr>
      <w:r>
        <w:br w:type="page"/>
      </w:r>
    </w:p>
    <w:p w14:paraId="78B7CEC9" w14:textId="5D2E333C" w:rsidR="00371D58" w:rsidRDefault="000D70A1">
      <w:pPr>
        <w:pStyle w:val="Title"/>
        <w:pPrChange w:id="96" w:author="Sophie Emilie Søborg Agger" w:date="2020-06-23T14:09:00Z">
          <w:pPr>
            <w:pStyle w:val="Heading1"/>
          </w:pPr>
        </w:pPrChange>
      </w:pPr>
      <w:r>
        <w:lastRenderedPageBreak/>
        <w:t>A study of germline mutations in Flat-Coated Retrievers</w:t>
      </w:r>
    </w:p>
    <w:p w14:paraId="4EFA6795" w14:textId="7A2075E5" w:rsidR="00BE45CF" w:rsidDel="005D7CF1" w:rsidRDefault="00BE45CF">
      <w:pPr>
        <w:pStyle w:val="Heading1"/>
        <w:rPr>
          <w:del w:id="97" w:author="Sophie Emilie Søborg Agger" w:date="2020-07-03T13:34:00Z"/>
        </w:rPr>
        <w:pPrChange w:id="98" w:author="Sophie Emilie Søborg Agger" w:date="2020-06-23T14:10:00Z">
          <w:pPr>
            <w:pStyle w:val="Heading2"/>
          </w:pPr>
        </w:pPrChange>
      </w:pPr>
      <w:del w:id="99" w:author="Sophie Emilie Søborg Agger" w:date="2020-07-03T13:34:00Z">
        <w:r w:rsidDel="005D7CF1">
          <w:delText>Abstract</w:delText>
        </w:r>
      </w:del>
    </w:p>
    <w:p w14:paraId="05DC06F1" w14:textId="77777777" w:rsidR="00C43277" w:rsidRDefault="00C43277" w:rsidP="007A28B2">
      <w:pPr>
        <w:pStyle w:val="Abstract"/>
      </w:pPr>
      <w:bookmarkStart w:id="100" w:name="_Toc45471957"/>
      <w:r w:rsidRPr="0080182F">
        <w:t>Abstract</w:t>
      </w:r>
      <w:bookmarkEnd w:id="100"/>
    </w:p>
    <w:p w14:paraId="650300E6" w14:textId="77777777" w:rsidR="00C43277" w:rsidRPr="005D7CF1" w:rsidRDefault="00C43277">
      <w:pPr>
        <w:rPr>
          <w:sz w:val="16"/>
          <w:szCs w:val="16"/>
          <w:rPrChange w:id="101" w:author="Sophie Emilie Søborg Agger" w:date="2020-07-03T13:34:00Z">
            <w:rPr/>
          </w:rPrChange>
        </w:rPr>
        <w:pPrChange w:id="102" w:author="Sophie Emilie Søborg Agger" w:date="2020-07-03T13:33:00Z">
          <w:pPr>
            <w:pStyle w:val="Abstract"/>
          </w:pPr>
        </w:pPrChange>
      </w:pPr>
      <w:r w:rsidRPr="005D7CF1">
        <w:rPr>
          <w:rFonts w:ascii="Helvetica" w:hAnsi="Helvetica"/>
          <w:b/>
          <w:i/>
          <w:sz w:val="16"/>
          <w:szCs w:val="16"/>
          <w:rPrChange w:id="103" w:author="Sophie Emilie Søborg Agger" w:date="2020-07-03T13:34:00Z">
            <w:rPr>
              <w:b/>
              <w:szCs w:val="26"/>
            </w:rPr>
          </w:rPrChange>
        </w:rPr>
        <w:t xml:space="preserve">Introduction: </w:t>
      </w:r>
      <w:r w:rsidRPr="005D7CF1">
        <w:rPr>
          <w:rFonts w:ascii="Helvetica" w:hAnsi="Helvetica"/>
          <w:i/>
          <w:sz w:val="16"/>
          <w:szCs w:val="16"/>
          <w:rPrChange w:id="104" w:author="Sophie Emilie Søborg Agger" w:date="2020-07-03T13:34:00Z">
            <w:rPr>
              <w:szCs w:val="26"/>
            </w:rPr>
          </w:rPrChange>
        </w:rPr>
        <w:t xml:space="preserve">Flat-coated retrievers are prone to develop several different diseases, most notably histiocytic sarcoma. Interestingly this tendency is not seen in Golden Retrievers, a closely related breed. </w:t>
      </w:r>
    </w:p>
    <w:p w14:paraId="3F465DFB" w14:textId="6AF060E5" w:rsidR="00C43277" w:rsidRPr="005D7CF1" w:rsidRDefault="00C43277">
      <w:pPr>
        <w:rPr>
          <w:sz w:val="16"/>
          <w:szCs w:val="16"/>
          <w:rPrChange w:id="105" w:author="Sophie Emilie Søborg Agger" w:date="2020-07-03T13:34:00Z">
            <w:rPr/>
          </w:rPrChange>
        </w:rPr>
        <w:pPrChange w:id="106" w:author="Sophie Emilie Søborg Agger" w:date="2020-07-03T13:33:00Z">
          <w:pPr>
            <w:pStyle w:val="Abstract"/>
          </w:pPr>
        </w:pPrChange>
      </w:pPr>
      <w:r w:rsidRPr="005D7CF1">
        <w:rPr>
          <w:rFonts w:ascii="Helvetica" w:hAnsi="Helvetica"/>
          <w:b/>
          <w:i/>
          <w:sz w:val="16"/>
          <w:szCs w:val="16"/>
          <w:rPrChange w:id="107" w:author="Sophie Emilie Søborg Agger" w:date="2020-07-03T13:34:00Z">
            <w:rPr>
              <w:b/>
              <w:szCs w:val="26"/>
            </w:rPr>
          </w:rPrChange>
        </w:rPr>
        <w:t xml:space="preserve">Aim: </w:t>
      </w:r>
      <w:r w:rsidRPr="005D7CF1">
        <w:rPr>
          <w:rFonts w:ascii="Helvetica" w:hAnsi="Helvetica"/>
          <w:i/>
          <w:sz w:val="16"/>
          <w:szCs w:val="16"/>
          <w:rPrChange w:id="108" w:author="Sophie Emilie Søborg Agger" w:date="2020-07-03T13:34:00Z">
            <w:rPr>
              <w:szCs w:val="26"/>
            </w:rPr>
          </w:rPrChange>
        </w:rPr>
        <w:t xml:space="preserve">This study aims </w:t>
      </w:r>
      <w:r w:rsidR="007A28B2" w:rsidRPr="005D7CF1">
        <w:rPr>
          <w:rFonts w:ascii="Helvetica" w:hAnsi="Helvetica"/>
          <w:i/>
          <w:sz w:val="16"/>
          <w:szCs w:val="16"/>
          <w:rPrChange w:id="109" w:author="Sophie Emilie Søborg Agger" w:date="2020-07-03T13:34:00Z">
            <w:rPr>
              <w:szCs w:val="26"/>
            </w:rPr>
          </w:rPrChange>
        </w:rPr>
        <w:t>characterize germline variation in Flat-coated Retrievers and compare it to Golden Retrievers and other European breeds by F-statistics and pooled heterozygosity.</w:t>
      </w:r>
    </w:p>
    <w:p w14:paraId="09904BA4" w14:textId="2B8BD7AF" w:rsidR="00C43277" w:rsidRPr="005D7CF1" w:rsidRDefault="00C43277">
      <w:pPr>
        <w:rPr>
          <w:sz w:val="16"/>
          <w:szCs w:val="16"/>
          <w:rPrChange w:id="110" w:author="Sophie Emilie Søborg Agger" w:date="2020-07-03T13:34:00Z">
            <w:rPr/>
          </w:rPrChange>
        </w:rPr>
        <w:pPrChange w:id="111" w:author="Sophie Emilie Søborg Agger" w:date="2020-07-03T13:33:00Z">
          <w:pPr>
            <w:pStyle w:val="Abstract"/>
          </w:pPr>
        </w:pPrChange>
      </w:pPr>
      <w:r w:rsidRPr="005D7CF1">
        <w:rPr>
          <w:rFonts w:ascii="Helvetica" w:hAnsi="Helvetica"/>
          <w:b/>
          <w:i/>
          <w:sz w:val="16"/>
          <w:szCs w:val="16"/>
          <w:rPrChange w:id="112" w:author="Sophie Emilie Søborg Agger" w:date="2020-07-03T13:34:00Z">
            <w:rPr>
              <w:b/>
              <w:szCs w:val="26"/>
            </w:rPr>
          </w:rPrChange>
        </w:rPr>
        <w:t xml:space="preserve">Methods: </w:t>
      </w:r>
      <w:r w:rsidRPr="005D7CF1">
        <w:rPr>
          <w:rFonts w:ascii="Helvetica" w:hAnsi="Helvetica"/>
          <w:i/>
          <w:sz w:val="16"/>
          <w:szCs w:val="16"/>
          <w:rPrChange w:id="113" w:author="Sophie Emilie Søborg Agger" w:date="2020-07-03T13:34:00Z">
            <w:rPr>
              <w:szCs w:val="26"/>
            </w:rPr>
          </w:rPrChange>
        </w:rPr>
        <w:t xml:space="preserve">Whole-genome sequencing of </w:t>
      </w:r>
      <w:r w:rsidR="007A28B2" w:rsidRPr="005D7CF1">
        <w:rPr>
          <w:rFonts w:ascii="Helvetica" w:hAnsi="Helvetica"/>
          <w:i/>
          <w:sz w:val="16"/>
          <w:szCs w:val="16"/>
          <w:rPrChange w:id="114" w:author="Sophie Emilie Søborg Agger" w:date="2020-07-03T13:34:00Z">
            <w:rPr>
              <w:szCs w:val="26"/>
            </w:rPr>
          </w:rPrChange>
        </w:rPr>
        <w:t>19</w:t>
      </w:r>
      <w:r w:rsidRPr="005D7CF1">
        <w:rPr>
          <w:rFonts w:ascii="Helvetica" w:hAnsi="Helvetica"/>
          <w:i/>
          <w:sz w:val="16"/>
          <w:szCs w:val="16"/>
          <w:rPrChange w:id="115" w:author="Sophie Emilie Søborg Agger" w:date="2020-07-03T13:34:00Z">
            <w:rPr>
              <w:szCs w:val="26"/>
            </w:rPr>
          </w:rPrChange>
        </w:rPr>
        <w:t xml:space="preserve"> Flat-coated Retrievers was performed and analyzed with a modified version of the K9-pipeline developed at Uppsala University. The pipeline uses bwa mem and </w:t>
      </w:r>
      <w:proofErr w:type="spellStart"/>
      <w:r w:rsidRPr="005D7CF1">
        <w:rPr>
          <w:rFonts w:ascii="Helvetica" w:hAnsi="Helvetica"/>
          <w:i/>
          <w:sz w:val="16"/>
          <w:szCs w:val="16"/>
          <w:rPrChange w:id="116" w:author="Sophie Emilie Søborg Agger" w:date="2020-07-03T13:34:00Z">
            <w:rPr>
              <w:szCs w:val="26"/>
            </w:rPr>
          </w:rPrChange>
        </w:rPr>
        <w:t>haplotypeCaller</w:t>
      </w:r>
      <w:proofErr w:type="spellEnd"/>
      <w:r w:rsidRPr="005D7CF1">
        <w:rPr>
          <w:rFonts w:ascii="Helvetica" w:hAnsi="Helvetica"/>
          <w:i/>
          <w:sz w:val="16"/>
          <w:szCs w:val="16"/>
          <w:rPrChange w:id="117" w:author="Sophie Emilie Søborg Agger" w:date="2020-07-03T13:34:00Z">
            <w:rPr>
              <w:szCs w:val="26"/>
            </w:rPr>
          </w:rPrChange>
        </w:rPr>
        <w:t xml:space="preserve">. The </w:t>
      </w:r>
      <w:proofErr w:type="spellStart"/>
      <w:r w:rsidRPr="005D7CF1">
        <w:rPr>
          <w:rFonts w:ascii="Helvetica" w:hAnsi="Helvetica"/>
          <w:i/>
          <w:sz w:val="16"/>
          <w:szCs w:val="16"/>
          <w:rPrChange w:id="118" w:author="Sophie Emilie Søborg Agger" w:date="2020-07-03T13:34:00Z">
            <w:rPr>
              <w:szCs w:val="26"/>
            </w:rPr>
          </w:rPrChange>
        </w:rPr>
        <w:t>vcf</w:t>
      </w:r>
      <w:proofErr w:type="spellEnd"/>
      <w:r w:rsidRPr="005D7CF1">
        <w:rPr>
          <w:rFonts w:ascii="Helvetica" w:hAnsi="Helvetica"/>
          <w:i/>
          <w:sz w:val="16"/>
          <w:szCs w:val="16"/>
          <w:rPrChange w:id="119" w:author="Sophie Emilie Søborg Agger" w:date="2020-07-03T13:34:00Z">
            <w:rPr>
              <w:szCs w:val="26"/>
            </w:rPr>
          </w:rPrChange>
        </w:rPr>
        <w:t xml:space="preserve"> was then filtered with several filters (</w:t>
      </w:r>
      <w:r w:rsidRPr="005D7CF1">
        <w:rPr>
          <w:rFonts w:ascii="Helvetica" w:hAnsi="Helvetica"/>
          <w:i/>
          <w:sz w:val="16"/>
          <w:szCs w:val="16"/>
          <w:rPrChange w:id="120" w:author="Sophie Emilie Søborg Agger" w:date="2020-07-03T13:34:00Z">
            <w:rPr>
              <w:szCs w:val="26"/>
            </w:rPr>
          </w:rPrChange>
        </w:rPr>
        <w:fldChar w:fldCharType="begin"/>
      </w:r>
      <w:r w:rsidRPr="005D7CF1">
        <w:rPr>
          <w:rFonts w:ascii="Helvetica" w:hAnsi="Helvetica"/>
          <w:i/>
          <w:sz w:val="16"/>
          <w:szCs w:val="16"/>
          <w:rPrChange w:id="121" w:author="Sophie Emilie Søborg Agger" w:date="2020-07-03T13:34:00Z">
            <w:rPr>
              <w:szCs w:val="26"/>
            </w:rPr>
          </w:rPrChange>
        </w:rPr>
        <w:instrText xml:space="preserve"> REF _Ref20473520 \h  \* MERGEFORMAT </w:instrText>
      </w:r>
      <w:r w:rsidRPr="005D7CF1">
        <w:rPr>
          <w:rFonts w:ascii="Helvetica" w:hAnsi="Helvetica"/>
          <w:i/>
          <w:sz w:val="16"/>
          <w:szCs w:val="16"/>
          <w:rPrChange w:id="122" w:author="Sophie Emilie Søborg Agger" w:date="2020-07-03T13:34:00Z">
            <w:rPr>
              <w:i w:val="0"/>
              <w:sz w:val="16"/>
              <w:szCs w:val="16"/>
            </w:rPr>
          </w:rPrChange>
        </w:rPr>
      </w:r>
      <w:r w:rsidRPr="005D7CF1">
        <w:rPr>
          <w:rFonts w:ascii="Helvetica" w:hAnsi="Helvetica"/>
          <w:i/>
          <w:sz w:val="16"/>
          <w:szCs w:val="16"/>
          <w:rPrChange w:id="123" w:author="Sophie Emilie Søborg Agger" w:date="2020-07-03T13:34:00Z">
            <w:rPr>
              <w:szCs w:val="26"/>
            </w:rPr>
          </w:rPrChange>
        </w:rPr>
        <w:fldChar w:fldCharType="separate"/>
      </w:r>
      <w:r w:rsidRPr="005D7CF1">
        <w:rPr>
          <w:rFonts w:ascii="Helvetica" w:hAnsi="Helvetica"/>
          <w:i/>
          <w:sz w:val="16"/>
          <w:szCs w:val="16"/>
          <w:rPrChange w:id="124" w:author="Sophie Emilie Søborg Agger" w:date="2020-07-03T13:34:00Z">
            <w:rPr>
              <w:szCs w:val="26"/>
            </w:rPr>
          </w:rPrChange>
        </w:rPr>
        <w:t xml:space="preserve">Table </w:t>
      </w:r>
      <w:r w:rsidRPr="005D7CF1">
        <w:rPr>
          <w:rFonts w:ascii="Helvetica" w:hAnsi="Helvetica"/>
          <w:i/>
          <w:noProof/>
          <w:sz w:val="16"/>
          <w:szCs w:val="16"/>
          <w:rPrChange w:id="125" w:author="Sophie Emilie Søborg Agger" w:date="2020-07-03T13:34:00Z">
            <w:rPr>
              <w:noProof/>
              <w:szCs w:val="26"/>
            </w:rPr>
          </w:rPrChange>
        </w:rPr>
        <w:t>1</w:t>
      </w:r>
      <w:r w:rsidRPr="005D7CF1">
        <w:rPr>
          <w:rFonts w:ascii="Helvetica" w:hAnsi="Helvetica"/>
          <w:i/>
          <w:sz w:val="16"/>
          <w:szCs w:val="16"/>
          <w:rPrChange w:id="126" w:author="Sophie Emilie Søborg Agger" w:date="2020-07-03T13:34:00Z">
            <w:rPr>
              <w:szCs w:val="26"/>
            </w:rPr>
          </w:rPrChange>
        </w:rPr>
        <w:fldChar w:fldCharType="end"/>
      </w:r>
      <w:r w:rsidRPr="005D7CF1">
        <w:rPr>
          <w:rFonts w:ascii="Helvetica" w:hAnsi="Helvetica"/>
          <w:i/>
          <w:sz w:val="16"/>
          <w:szCs w:val="16"/>
          <w:rPrChange w:id="127" w:author="Sophie Emilie Søborg Agger" w:date="2020-07-03T13:34:00Z">
            <w:rPr>
              <w:szCs w:val="26"/>
            </w:rPr>
          </w:rPrChange>
        </w:rPr>
        <w:t xml:space="preserve">) and </w:t>
      </w:r>
      <w:r w:rsidR="007A28B2" w:rsidRPr="005D7CF1">
        <w:rPr>
          <w:rFonts w:ascii="Helvetica" w:hAnsi="Helvetica"/>
          <w:i/>
          <w:sz w:val="16"/>
          <w:szCs w:val="16"/>
          <w:rPrChange w:id="128" w:author="Sophie Emilie Søborg Agger" w:date="2020-07-03T13:34:00Z">
            <w:rPr>
              <w:szCs w:val="26"/>
            </w:rPr>
          </w:rPrChange>
        </w:rPr>
        <w:t xml:space="preserve">F-statistics and pooled </w:t>
      </w:r>
      <w:proofErr w:type="spellStart"/>
      <w:r w:rsidR="007A28B2" w:rsidRPr="005D7CF1">
        <w:rPr>
          <w:rFonts w:ascii="Helvetica" w:hAnsi="Helvetica"/>
          <w:i/>
          <w:sz w:val="16"/>
          <w:szCs w:val="16"/>
          <w:rPrChange w:id="129" w:author="Sophie Emilie Søborg Agger" w:date="2020-07-03T13:34:00Z">
            <w:rPr>
              <w:szCs w:val="26"/>
            </w:rPr>
          </w:rPrChange>
        </w:rPr>
        <w:t>heterogozity</w:t>
      </w:r>
      <w:proofErr w:type="spellEnd"/>
      <w:r w:rsidR="007A28B2" w:rsidRPr="005D7CF1">
        <w:rPr>
          <w:rFonts w:ascii="Helvetica" w:hAnsi="Helvetica"/>
          <w:i/>
          <w:sz w:val="16"/>
          <w:szCs w:val="16"/>
          <w:rPrChange w:id="130" w:author="Sophie Emilie Søborg Agger" w:date="2020-07-03T13:34:00Z">
            <w:rPr>
              <w:szCs w:val="26"/>
            </w:rPr>
          </w:rPrChange>
        </w:rPr>
        <w:t xml:space="preserve"> </w:t>
      </w:r>
      <w:r w:rsidRPr="005D7CF1">
        <w:rPr>
          <w:rFonts w:ascii="Helvetica" w:hAnsi="Helvetica"/>
          <w:i/>
          <w:sz w:val="16"/>
          <w:szCs w:val="16"/>
          <w:rPrChange w:id="131" w:author="Sophie Emilie Søborg Agger" w:date="2020-07-03T13:34:00Z">
            <w:rPr>
              <w:szCs w:val="26"/>
            </w:rPr>
          </w:rPrChange>
        </w:rPr>
        <w:t>was performed with PLINK 1.9</w:t>
      </w:r>
      <w:r w:rsidRPr="005D7CF1">
        <w:rPr>
          <w:rFonts w:ascii="Helvetica" w:hAnsi="Helvetica"/>
          <w:i/>
          <w:sz w:val="16"/>
          <w:szCs w:val="16"/>
          <w:rPrChange w:id="132" w:author="Sophie Emilie Søborg Agger" w:date="2020-07-03T13:34:00Z">
            <w:rPr>
              <w:szCs w:val="26"/>
            </w:rPr>
          </w:rPrChange>
        </w:rPr>
        <w:fldChar w:fldCharType="begin" w:fldLock="1"/>
      </w:r>
      <w:r w:rsidRPr="005D7CF1">
        <w:rPr>
          <w:rFonts w:ascii="Helvetica" w:hAnsi="Helvetica"/>
          <w:i/>
          <w:sz w:val="16"/>
          <w:szCs w:val="16"/>
          <w:rPrChange w:id="133" w:author="Sophie Emilie Søborg Agger" w:date="2020-07-03T13:34:00Z">
            <w:rPr>
              <w:szCs w:val="26"/>
            </w:rPr>
          </w:rPrChange>
        </w:rPr>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rsidRPr="005D7CF1">
        <w:rPr>
          <w:rFonts w:ascii="Helvetica" w:hAnsi="Helvetica"/>
          <w:i/>
          <w:sz w:val="16"/>
          <w:szCs w:val="16"/>
          <w:rPrChange w:id="134" w:author="Sophie Emilie Søborg Agger" w:date="2020-07-03T13:34:00Z">
            <w:rPr>
              <w:szCs w:val="26"/>
            </w:rPr>
          </w:rPrChange>
        </w:rPr>
        <w:fldChar w:fldCharType="separate"/>
      </w:r>
      <w:r w:rsidRPr="005D7CF1">
        <w:rPr>
          <w:rFonts w:ascii="Helvetica" w:hAnsi="Helvetica"/>
          <w:i/>
          <w:noProof/>
          <w:sz w:val="16"/>
          <w:szCs w:val="16"/>
          <w:vertAlign w:val="superscript"/>
          <w:rPrChange w:id="135" w:author="Sophie Emilie Søborg Agger" w:date="2020-07-03T13:34:00Z">
            <w:rPr>
              <w:noProof/>
              <w:szCs w:val="26"/>
              <w:vertAlign w:val="superscript"/>
            </w:rPr>
          </w:rPrChange>
        </w:rPr>
        <w:t>1</w:t>
      </w:r>
      <w:r w:rsidRPr="005D7CF1">
        <w:rPr>
          <w:rFonts w:ascii="Helvetica" w:hAnsi="Helvetica"/>
          <w:i/>
          <w:sz w:val="16"/>
          <w:szCs w:val="16"/>
          <w:rPrChange w:id="136" w:author="Sophie Emilie Søborg Agger" w:date="2020-07-03T13:34:00Z">
            <w:rPr>
              <w:szCs w:val="26"/>
            </w:rPr>
          </w:rPrChange>
        </w:rPr>
        <w:fldChar w:fldCharType="end"/>
      </w:r>
      <w:r w:rsidRPr="005D7CF1">
        <w:rPr>
          <w:rFonts w:ascii="Helvetica" w:hAnsi="Helvetica"/>
          <w:i/>
          <w:sz w:val="16"/>
          <w:szCs w:val="16"/>
          <w:rPrChange w:id="137" w:author="Sophie Emilie Søborg Agger" w:date="2020-07-03T13:34:00Z">
            <w:rPr>
              <w:szCs w:val="26"/>
            </w:rPr>
          </w:rPrChange>
        </w:rPr>
        <w:t xml:space="preserve"> with the settings seen in </w:t>
      </w:r>
      <w:r w:rsidRPr="005D7CF1">
        <w:rPr>
          <w:rFonts w:ascii="Helvetica" w:hAnsi="Helvetica"/>
          <w:i/>
          <w:sz w:val="16"/>
          <w:szCs w:val="16"/>
          <w:rPrChange w:id="138" w:author="Sophie Emilie Søborg Agger" w:date="2020-07-03T13:34:00Z">
            <w:rPr>
              <w:szCs w:val="26"/>
            </w:rPr>
          </w:rPrChange>
        </w:rPr>
        <w:fldChar w:fldCharType="begin"/>
      </w:r>
      <w:r w:rsidRPr="005D7CF1">
        <w:rPr>
          <w:rFonts w:ascii="Helvetica" w:hAnsi="Helvetica"/>
          <w:i/>
          <w:sz w:val="16"/>
          <w:szCs w:val="16"/>
          <w:rPrChange w:id="139" w:author="Sophie Emilie Søborg Agger" w:date="2020-07-03T13:34:00Z">
            <w:rPr>
              <w:szCs w:val="26"/>
            </w:rPr>
          </w:rPrChange>
        </w:rPr>
        <w:instrText xml:space="preserve"> REF _Ref20474020 \h  \* MERGEFORMAT </w:instrText>
      </w:r>
      <w:r w:rsidRPr="005D7CF1">
        <w:rPr>
          <w:rFonts w:ascii="Helvetica" w:hAnsi="Helvetica"/>
          <w:i/>
          <w:sz w:val="16"/>
          <w:szCs w:val="16"/>
          <w:rPrChange w:id="140" w:author="Sophie Emilie Søborg Agger" w:date="2020-07-03T13:34:00Z">
            <w:rPr>
              <w:i w:val="0"/>
              <w:sz w:val="16"/>
              <w:szCs w:val="16"/>
            </w:rPr>
          </w:rPrChange>
        </w:rPr>
      </w:r>
      <w:r w:rsidRPr="005D7CF1">
        <w:rPr>
          <w:rFonts w:ascii="Helvetica" w:hAnsi="Helvetica"/>
          <w:i/>
          <w:sz w:val="16"/>
          <w:szCs w:val="16"/>
          <w:rPrChange w:id="141" w:author="Sophie Emilie Søborg Agger" w:date="2020-07-03T13:34:00Z">
            <w:rPr>
              <w:szCs w:val="26"/>
            </w:rPr>
          </w:rPrChange>
        </w:rPr>
        <w:fldChar w:fldCharType="separate"/>
      </w:r>
      <w:r w:rsidRPr="005D7CF1">
        <w:rPr>
          <w:rFonts w:ascii="Helvetica" w:hAnsi="Helvetica"/>
          <w:i/>
          <w:sz w:val="16"/>
          <w:szCs w:val="16"/>
          <w:rPrChange w:id="142" w:author="Sophie Emilie Søborg Agger" w:date="2020-07-03T13:34:00Z">
            <w:rPr>
              <w:szCs w:val="26"/>
            </w:rPr>
          </w:rPrChange>
        </w:rPr>
        <w:t xml:space="preserve">Table </w:t>
      </w:r>
      <w:r w:rsidRPr="005D7CF1">
        <w:rPr>
          <w:rFonts w:ascii="Helvetica" w:hAnsi="Helvetica"/>
          <w:i/>
          <w:noProof/>
          <w:sz w:val="16"/>
          <w:szCs w:val="16"/>
          <w:rPrChange w:id="143" w:author="Sophie Emilie Søborg Agger" w:date="2020-07-03T13:34:00Z">
            <w:rPr>
              <w:noProof/>
              <w:szCs w:val="26"/>
            </w:rPr>
          </w:rPrChange>
        </w:rPr>
        <w:t>2</w:t>
      </w:r>
      <w:r w:rsidRPr="005D7CF1">
        <w:rPr>
          <w:rFonts w:ascii="Helvetica" w:hAnsi="Helvetica"/>
          <w:i/>
          <w:sz w:val="16"/>
          <w:szCs w:val="16"/>
          <w:rPrChange w:id="144" w:author="Sophie Emilie Søborg Agger" w:date="2020-07-03T13:34:00Z">
            <w:rPr>
              <w:szCs w:val="26"/>
            </w:rPr>
          </w:rPrChange>
        </w:rPr>
        <w:fldChar w:fldCharType="end"/>
      </w:r>
      <w:r w:rsidRPr="005D7CF1">
        <w:rPr>
          <w:rFonts w:ascii="Helvetica" w:hAnsi="Helvetica"/>
          <w:i/>
          <w:sz w:val="16"/>
          <w:szCs w:val="16"/>
          <w:rPrChange w:id="145" w:author="Sophie Emilie Søborg Agger" w:date="2020-07-03T13:34:00Z">
            <w:rPr>
              <w:szCs w:val="26"/>
            </w:rPr>
          </w:rPrChange>
        </w:rPr>
        <w:t>.</w:t>
      </w:r>
    </w:p>
    <w:p w14:paraId="3821DB04" w14:textId="77777777" w:rsidR="00C43277" w:rsidRPr="00C43277" w:rsidRDefault="00C43277" w:rsidP="007A28B2"/>
    <w:p w14:paraId="0C43EC1D" w14:textId="092D393A" w:rsidR="00BE45CF" w:rsidRDefault="00BE45CF">
      <w:pPr>
        <w:pStyle w:val="Heading1"/>
        <w:pPrChange w:id="146" w:author="Sophie Emilie Søborg Agger" w:date="2020-06-23T14:10:00Z">
          <w:pPr>
            <w:pStyle w:val="Heading2"/>
          </w:pPr>
        </w:pPrChange>
      </w:pPr>
      <w:bookmarkStart w:id="147" w:name="_Toc45471958"/>
      <w:r>
        <w:t>Introduction</w:t>
      </w:r>
      <w:bookmarkEnd w:id="147"/>
    </w:p>
    <w:p w14:paraId="3D5021CA" w14:textId="0A5BED15" w:rsidR="00C43277" w:rsidRPr="004F5277" w:rsidRDefault="00C43277" w:rsidP="007A28B2">
      <w:r>
        <w:t>Flat-coated retrievers are prone to develop several different diseases, most notably histiocytic sarcoma</w:t>
      </w:r>
      <w:r w:rsidR="00B440EB">
        <w:t xml:space="preserve"> and cancer more generally [ref]</w:t>
      </w:r>
      <w:r>
        <w:t xml:space="preserve">. Interestingly </w:t>
      </w:r>
      <w:r w:rsidR="00B440EB">
        <w:t>the</w:t>
      </w:r>
      <w:r>
        <w:t xml:space="preserve"> tendency is not seen in Golden Retrievers, a closely related breed. This study aims to characterize </w:t>
      </w:r>
      <w:r w:rsidR="00B440EB">
        <w:t xml:space="preserve">germline variation in </w:t>
      </w:r>
      <w:r>
        <w:t xml:space="preserve">Flat-coated Retrievers and compare it to Golden Retrievers </w:t>
      </w:r>
      <w:r w:rsidR="005A3B2F">
        <w:t>and other European breeds</w:t>
      </w:r>
      <w:r w:rsidR="00B440EB">
        <w:t xml:space="preserve"> by F-statistics and </w:t>
      </w:r>
      <w:r w:rsidR="007A28B2">
        <w:t>p</w:t>
      </w:r>
      <w:r w:rsidR="00B440EB">
        <w:t xml:space="preserve">ooled </w:t>
      </w:r>
      <w:r w:rsidR="007A28B2" w:rsidRPr="007A28B2">
        <w:t>heterozygosity</w:t>
      </w:r>
      <w:r w:rsidR="00B440EB">
        <w:t>.</w:t>
      </w:r>
    </w:p>
    <w:p w14:paraId="26F91966" w14:textId="43375516" w:rsidR="00C43277" w:rsidRDefault="00C43277" w:rsidP="007A28B2"/>
    <w:p w14:paraId="4375D70B" w14:textId="1AA10527" w:rsidR="00C43277" w:rsidRPr="007A28B2" w:rsidRDefault="00C43277" w:rsidP="007A28B2">
      <w:r w:rsidRPr="007A28B2">
        <w:t xml:space="preserve">Dogs have been bred for many centuries. This selective breeding has led to accumulation of different variants, some desirable, such as coat color, some deleterious, such as an increased risk of </w:t>
      </w:r>
      <w:r w:rsidR="007A28B2">
        <w:t>histiocytic sarcoma in some breeds</w:t>
      </w:r>
      <w:r w:rsidRPr="007A28B2">
        <w:t>.</w:t>
      </w:r>
      <w:del w:id="148" w:author="Sophie Emilie Søborg Agger" w:date="2020-05-29T06:18:00Z">
        <w:r w:rsidRPr="007A28B2" w:rsidDel="004E6753">
          <w:rPr>
            <w:strike/>
          </w:rPr>
          <w:delText xml:space="preserve"> However, these predispositions to different disease provides a unique possibility to investigate diseases that are rare in humans. In addition, dogs are genetically closer to humans than rodents and develop the diseases spontaneously. Another advantage to studying the genetical background of diseases in dogs is that due to inbreeding, the normal genetical variation is smaller in dogs than in humans, leading to a less noisy signal. The shorte</w:delText>
        </w:r>
        <w:r w:rsidR="00FD06EC" w:rsidRPr="007A28B2" w:rsidDel="004E6753">
          <w:rPr>
            <w:strike/>
          </w:rPr>
          <w:delText>r</w:delText>
        </w:r>
        <w:r w:rsidRPr="007A28B2" w:rsidDel="004E6753">
          <w:rPr>
            <w:strike/>
          </w:rPr>
          <w:delText xml:space="preserve"> lifespan of dogs also increase</w:delText>
        </w:r>
        <w:r w:rsidR="007A28B2" w:rsidRPr="007A28B2" w:rsidDel="004E6753">
          <w:rPr>
            <w:strike/>
          </w:rPr>
          <w:delText>s</w:delText>
        </w:r>
        <w:r w:rsidRPr="007A28B2" w:rsidDel="004E6753">
          <w:rPr>
            <w:strike/>
          </w:rPr>
          <w:delText xml:space="preserve"> the speed of disease progression relative to humans and makes longitudinal studies faster and thereby cheaper. All in all, dogs are an attractive species for genetic studies.</w:delText>
        </w:r>
      </w:del>
    </w:p>
    <w:p w14:paraId="02E08041" w14:textId="57E34A64" w:rsidR="00F70B06" w:rsidRDefault="00C43277" w:rsidP="007A28B2">
      <w:pPr>
        <w:rPr>
          <w:ins w:id="149" w:author="Sophie Emilie Søborg Agger" w:date="2020-05-29T06:18:00Z"/>
        </w:rPr>
      </w:pPr>
      <w:r w:rsidRPr="007A28B2">
        <w:t>Histiocytic diseases are a group of rare diseases in humans, but with a very poor prognosis in most cases. Two dog breeds, namely Bernese Mountain dogs and Flat</w:t>
      </w:r>
      <w:r w:rsidR="007A28B2">
        <w:t>-C</w:t>
      </w:r>
      <w:r w:rsidRPr="007A28B2">
        <w:t xml:space="preserve">oated Retrievers are predisposed to different types of histiocytic sarcoma, making them ideal models for the disease. It is estimated that around 36% of all neoplasms in </w:t>
      </w:r>
      <w:r w:rsidR="007A28B2">
        <w:t xml:space="preserve">Flat-Coated </w:t>
      </w:r>
      <w:r w:rsidRPr="007A28B2">
        <w:t>Retrievers are histiocytic sarcoma (</w:t>
      </w:r>
      <w:proofErr w:type="spellStart"/>
      <w:r w:rsidRPr="007A28B2">
        <w:t>Boercamp</w:t>
      </w:r>
      <w:proofErr w:type="spellEnd"/>
      <w:r w:rsidRPr="007A28B2">
        <w:t xml:space="preserve"> 2013).</w:t>
      </w:r>
    </w:p>
    <w:p w14:paraId="7CA86BF2" w14:textId="77777777" w:rsidR="004E6753" w:rsidRPr="007A28B2" w:rsidRDefault="004E6753" w:rsidP="007A28B2"/>
    <w:p w14:paraId="78C4FBCE" w14:textId="26EA1083" w:rsidR="00C43277" w:rsidRPr="007A28B2" w:rsidRDefault="00C43277" w:rsidP="007A28B2">
      <w:r w:rsidRPr="007A28B2">
        <w:t xml:space="preserve">Earlier studies have shown that </w:t>
      </w:r>
      <w:del w:id="150" w:author="Sophie Emilie Søborg Agger" w:date="2020-06-24T13:47:00Z">
        <w:r w:rsidRPr="007A28B2" w:rsidDel="00BF3C97">
          <w:delText>this disease often have mutations in gene x, y, z.</w:delText>
        </w:r>
      </w:del>
      <w:ins w:id="151" w:author="Sophie Emilie Søborg Agger" w:date="2020-06-24T13:47:00Z">
        <w:r w:rsidR="00BF3C97">
          <w:t>somatic mutations in several genes are commonly seen in relation to histiocytic sarcoma.</w:t>
        </w:r>
      </w:ins>
    </w:p>
    <w:p w14:paraId="00727A02" w14:textId="119DEC1A" w:rsidR="00C43277" w:rsidRPr="007A28B2" w:rsidRDefault="00C43277" w:rsidP="007A28B2">
      <w:r w:rsidRPr="007A28B2">
        <w:t xml:space="preserve">This study aims to investigate which </w:t>
      </w:r>
      <w:r w:rsidR="007A28B2">
        <w:t>germline variants</w:t>
      </w:r>
      <w:r w:rsidRPr="007A28B2">
        <w:t xml:space="preserve"> are </w:t>
      </w:r>
      <w:del w:id="152" w:author="Sophie Emilie Søborg Agger" w:date="2020-06-24T13:46:00Z">
        <w:r w:rsidRPr="007A28B2" w:rsidDel="008B33E1">
          <w:delText xml:space="preserve">common </w:delText>
        </w:r>
      </w:del>
      <w:ins w:id="153" w:author="Sophie Emilie Søborg Agger" w:date="2020-06-24T13:46:00Z">
        <w:r w:rsidR="008B33E1">
          <w:t>fixed</w:t>
        </w:r>
        <w:r w:rsidR="008B33E1" w:rsidRPr="007A28B2">
          <w:t xml:space="preserve"> </w:t>
        </w:r>
      </w:ins>
      <w:r w:rsidRPr="007A28B2">
        <w:t xml:space="preserve">in 1) </w:t>
      </w:r>
      <w:r w:rsidR="007A28B2">
        <w:t xml:space="preserve">Flat-Coated </w:t>
      </w:r>
      <w:r w:rsidRPr="007A28B2">
        <w:t xml:space="preserve">Retrievers and 2) </w:t>
      </w:r>
      <w:r w:rsidR="007A28B2">
        <w:t xml:space="preserve">Flat-Coated </w:t>
      </w:r>
      <w:r w:rsidRPr="007A28B2">
        <w:t>Retrievers diagnosed with HS</w:t>
      </w:r>
      <w:ins w:id="154" w:author="Sophie Emilie Søborg Agger" w:date="2020-06-24T13:46:00Z">
        <w:r w:rsidR="00BF3C97">
          <w:t xml:space="preserve"> compared to 160 Swedish and American </w:t>
        </w:r>
      </w:ins>
      <w:ins w:id="155" w:author="Sophie Emilie Søborg Agger" w:date="2020-06-24T13:48:00Z">
        <w:r w:rsidR="00BF3C97">
          <w:t>dogs of different breeds</w:t>
        </w:r>
      </w:ins>
      <w:r w:rsidRPr="007A28B2">
        <w:t>. In addition, comparison to</w:t>
      </w:r>
      <w:ins w:id="156" w:author="Sophie Emilie Søborg Agger" w:date="2020-06-24T13:48:00Z">
        <w:r w:rsidR="00BF3C97">
          <w:t xml:space="preserve"> a subset of</w:t>
        </w:r>
      </w:ins>
      <w:r w:rsidRPr="007A28B2">
        <w:t xml:space="preserve"> Golden Retrievers will be done, as this is the closest related breed</w:t>
      </w:r>
      <w:r w:rsidR="007A28B2">
        <w:t xml:space="preserve"> and</w:t>
      </w:r>
      <w:r w:rsidRPr="007A28B2">
        <w:t xml:space="preserve"> which do not tend to develop HS. </w:t>
      </w:r>
    </w:p>
    <w:p w14:paraId="64A221DA" w14:textId="4D2FF24E" w:rsidR="00C43277" w:rsidDel="00BF3C97" w:rsidRDefault="00C43277" w:rsidP="007A28B2">
      <w:pPr>
        <w:rPr>
          <w:del w:id="157" w:author="Sophie Emilie Søborg Agger" w:date="2020-06-24T13:49:00Z"/>
        </w:rPr>
      </w:pPr>
    </w:p>
    <w:p w14:paraId="436F69AF" w14:textId="77777777" w:rsidR="00C43277" w:rsidRPr="00C43277" w:rsidRDefault="00C43277" w:rsidP="007A28B2"/>
    <w:p w14:paraId="2A33A8B6" w14:textId="66D4AA91" w:rsidR="00DC18D2" w:rsidRDefault="00DC18D2" w:rsidP="007A28B2">
      <w:r>
        <w:t>Talk about Wrights etc</w:t>
      </w:r>
      <w:r>
        <w:fldChar w:fldCharType="begin" w:fldLock="1"/>
      </w:r>
      <w:r w:rsidR="00013058">
        <w:instrText>ADDIN CSL_CITATION {"citationItems":[{"id":"ITEM-1","itemData":{"DOI":"10.2307/2408641","ISSN":"00143820","author":[{"dropping-particle":"","family":"Weir","given":"B.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Structure","type":"article-journal","volume":"38"},"uris":["http://www.mendeley.com/documents/?uuid=b9560439-33af-4c1b-b585-15ef89e86d92"]},{"id":"ITEM-2","itemData":{"DOI":"10.1038/nrg2611","ISSN":"1471-0064","PMID":"19687804","abstract":"Wright's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uris":["http://www.mendeley.com/documents/?uuid=8f1011f4-8e59-4bce-9bd5-bca7614e2969"]}],"mendeley":{"formattedCitation":"&lt;sup&gt;2,3&lt;/sup&gt;","plainTextFormattedCitation":"2,3","previouslyFormattedCitation":"&lt;sup&gt;2,3&lt;/sup&gt;"},"properties":{"noteIndex":0},"schema":"https://github.com/citation-style-language/schema/raw/master/csl-citation.json"}</w:instrText>
      </w:r>
      <w:r>
        <w:fldChar w:fldCharType="separate"/>
      </w:r>
      <w:r w:rsidR="00436815" w:rsidRPr="00436815">
        <w:rPr>
          <w:noProof/>
          <w:vertAlign w:val="superscript"/>
        </w:rPr>
        <w:t>2,3</w:t>
      </w:r>
      <w:r>
        <w:fldChar w:fldCharType="end"/>
      </w:r>
      <w:r>
        <w:t xml:space="preserve"> </w:t>
      </w:r>
    </w:p>
    <w:p w14:paraId="45A92761" w14:textId="054210FB" w:rsidR="00050C09" w:rsidRDefault="0055787E" w:rsidP="00050C09">
      <w:pPr>
        <w:rPr>
          <w:ins w:id="158" w:author="Sophie Emilie Søborg Agger" w:date="2020-06-23T09:58:00Z"/>
        </w:rPr>
      </w:pPr>
      <w:del w:id="159" w:author="Sophie Emilie Søborg Agger" w:date="2020-06-24T13:49:00Z">
        <w:r w:rsidRPr="00C43277" w:rsidDel="00BF3C97">
          <w:delText>Problemformulering: Vi scree</w:delText>
        </w:r>
        <w:r w:rsidR="00C43277" w:rsidRPr="00C43277" w:rsidDel="00BF3C97">
          <w:delText>n</w:delText>
        </w:r>
        <w:r w:rsidRPr="00C43277" w:rsidDel="00BF3C97">
          <w:delText>er data for interessante områder der kan blive interessant</w:delText>
        </w:r>
        <w:r w:rsidR="004440C4" w:rsidRPr="00C43277" w:rsidDel="00BF3C97">
          <w:delText xml:space="preserve"> at gå videre med. </w:delText>
        </w:r>
      </w:del>
    </w:p>
    <w:p w14:paraId="15E29BB0" w14:textId="77777777" w:rsidR="00050C09" w:rsidRPr="00050C09" w:rsidRDefault="00050C09" w:rsidP="00050C09"/>
    <w:p w14:paraId="51439598" w14:textId="66A6624C" w:rsidR="00BE45CF" w:rsidRDefault="00BE45CF" w:rsidP="002730C0">
      <w:pPr>
        <w:pStyle w:val="Heading1"/>
        <w:rPr>
          <w:ins w:id="160" w:author="Sophie Emilie Søborg Agger" w:date="2020-07-08T15:22:00Z"/>
        </w:rPr>
      </w:pPr>
      <w:bookmarkStart w:id="161" w:name="_Toc45471959"/>
      <w:r>
        <w:t>Results</w:t>
      </w:r>
      <w:bookmarkEnd w:id="161"/>
    </w:p>
    <w:p w14:paraId="1815E743" w14:textId="39DC3259" w:rsidR="000E322C" w:rsidRPr="000E322C" w:rsidRDefault="000E322C">
      <w:pPr>
        <w:pStyle w:val="Heading2"/>
        <w:rPr>
          <w:ins w:id="162" w:author="Sophie Emilie Søborg Agger" w:date="2020-06-23T14:10:00Z"/>
        </w:rPr>
        <w:pPrChange w:id="163" w:author="Sophie Emilie Søborg Agger" w:date="2020-07-08T15:22:00Z">
          <w:pPr>
            <w:pStyle w:val="Heading1"/>
          </w:pPr>
        </w:pPrChange>
      </w:pPr>
      <w:bookmarkStart w:id="164" w:name="_Toc45471960"/>
      <w:proofErr w:type="spellStart"/>
      <w:ins w:id="165" w:author="Sophie Emilie Søborg Agger" w:date="2020-07-08T15:22:00Z">
        <w:r>
          <w:t>iDog</w:t>
        </w:r>
      </w:ins>
      <w:bookmarkEnd w:id="164"/>
      <w:proofErr w:type="spellEnd"/>
    </w:p>
    <w:p w14:paraId="008980FE" w14:textId="15DEEC9B" w:rsidR="00B42416" w:rsidRDefault="002730C0" w:rsidP="00B42416">
      <w:pPr>
        <w:rPr>
          <w:ins w:id="166" w:author="Sophie Emilie Søborg Agger" w:date="2020-06-23T14:09:00Z"/>
        </w:rPr>
      </w:pPr>
      <w:ins w:id="167" w:author="Sophie Emilie Søborg Agger" w:date="2020-06-23T14:11:00Z">
        <w:r>
          <w:t xml:space="preserve">Results for the case-group Flat-coated Retrievers. </w:t>
        </w:r>
      </w:ins>
      <w:ins w:id="168" w:author="Sophie Emilie Søborg Agger" w:date="2020-06-23T13:34:00Z">
        <w:r w:rsidR="00C61DFF">
          <w:t xml:space="preserve">The control group is </w:t>
        </w:r>
      </w:ins>
      <w:ins w:id="169" w:author="Sophie Emilie Søborg Agger" w:date="2020-07-10T15:22:00Z">
        <w:r w:rsidR="00DD66EE">
          <w:t xml:space="preserve">the whole </w:t>
        </w:r>
        <w:proofErr w:type="spellStart"/>
        <w:r w:rsidR="00DD66EE">
          <w:t>iDog</w:t>
        </w:r>
        <w:proofErr w:type="spellEnd"/>
        <w:r w:rsidR="00DD66EE">
          <w:t xml:space="preserve"> dataset</w:t>
        </w:r>
      </w:ins>
      <w:ins w:id="170" w:author="Sophie Emilie Søborg Agger" w:date="2020-06-23T13:35:00Z">
        <w:r w:rsidR="00C61DFF">
          <w:t>, unless otherwise specified.</w:t>
        </w:r>
      </w:ins>
      <w:ins w:id="171" w:author="Sophie Emilie Søborg Agger" w:date="2020-07-08T08:21:00Z">
        <w:r w:rsidR="00B8183E">
          <w:t xml:space="preserve"> See TABLE X for details.</w:t>
        </w:r>
      </w:ins>
    </w:p>
    <w:p w14:paraId="7B2BF5A2" w14:textId="77777777" w:rsidR="002730C0" w:rsidRPr="00B42416" w:rsidRDefault="002730C0">
      <w:pPr>
        <w:pStyle w:val="Heading2"/>
        <w:rPr>
          <w:ins w:id="172" w:author="Sophie Emilie Søborg Agger" w:date="2020-06-23T11:39:00Z"/>
        </w:rPr>
      </w:pPr>
    </w:p>
    <w:p w14:paraId="0AB2EFA8" w14:textId="77777777" w:rsidR="00B02AD4" w:rsidRDefault="009B7066">
      <w:pPr>
        <w:keepNext/>
        <w:rPr>
          <w:ins w:id="173" w:author="Sophie Emilie Søborg Agger" w:date="2020-06-23T15:29:00Z"/>
        </w:rPr>
        <w:pPrChange w:id="174" w:author="Sophie Emilie Søborg Agger" w:date="2020-06-23T15:29:00Z">
          <w:pPr/>
        </w:pPrChange>
      </w:pPr>
      <w:ins w:id="175" w:author="Sophie Emilie Søborg Agger" w:date="2020-06-23T12:27:00Z">
        <w:r>
          <w:rPr>
            <w:noProof/>
          </w:rPr>
          <w:drawing>
            <wp:inline distT="0" distB="0" distL="0" distR="0" wp14:anchorId="614EBBF7" wp14:editId="20BB1773">
              <wp:extent cx="6116320" cy="203898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chr.jpg"/>
                      <pic:cNvPicPr/>
                    </pic:nvPicPr>
                    <pic:blipFill>
                      <a:blip r:embed="rId5">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ins>
    </w:p>
    <w:p w14:paraId="08E0F355" w14:textId="55F6125A" w:rsidR="00B42416" w:rsidRPr="0038450B" w:rsidRDefault="00B02AD4">
      <w:pPr>
        <w:pStyle w:val="Caption"/>
        <w:rPr>
          <w:ins w:id="176" w:author="Sophie Emilie Søborg Agger" w:date="2020-06-23T09:46:00Z"/>
        </w:rPr>
        <w:pPrChange w:id="177" w:author="Sophie Emilie Søborg Agger" w:date="2020-06-23T15:29:00Z">
          <w:pPr>
            <w:pStyle w:val="Heading2"/>
          </w:pPr>
        </w:pPrChange>
      </w:pPr>
      <w:ins w:id="178" w:author="Sophie Emilie Søborg Agger" w:date="2020-06-23T15:29:00Z">
        <w:r>
          <w:t xml:space="preserve">Figure </w:t>
        </w:r>
        <w:r>
          <w:fldChar w:fldCharType="begin"/>
        </w:r>
        <w:r>
          <w:instrText xml:space="preserve"> SEQ Figure \* ARABIC </w:instrText>
        </w:r>
      </w:ins>
      <w:r>
        <w:fldChar w:fldCharType="separate"/>
      </w:r>
      <w:ins w:id="179" w:author="Sophie Emilie Søborg Agger" w:date="2020-06-23T15:29:00Z">
        <w:r>
          <w:rPr>
            <w:noProof/>
          </w:rPr>
          <w:t>1</w:t>
        </w:r>
        <w:r>
          <w:fldChar w:fldCharType="end"/>
        </w:r>
        <w:r>
          <w:t>: Manhattan plot over Z(F</w:t>
        </w:r>
        <w:r>
          <w:rPr>
            <w:vertAlign w:val="subscript"/>
          </w:rPr>
          <w:t>ST</w:t>
        </w:r>
        <w:r>
          <w:t xml:space="preserve">) when comparing </w:t>
        </w:r>
      </w:ins>
      <w:ins w:id="180" w:author="Sophie Emilie Søborg Agger" w:date="2020-06-23T15:30:00Z">
        <w:r>
          <w:t>Flat-coated Retrievers with</w:t>
        </w:r>
      </w:ins>
      <w:ins w:id="181" w:author="Sophie Emilie Søborg Agger" w:date="2020-07-12T18:31:00Z">
        <w:r w:rsidR="00E401D3">
          <w:t xml:space="preserve"> 160 +</w:t>
        </w:r>
      </w:ins>
      <w:ins w:id="182" w:author="Sophie Emilie Søborg Agger" w:date="2020-06-23T15:30:00Z">
        <w:r>
          <w:t xml:space="preserve"> </w:t>
        </w:r>
      </w:ins>
      <w:proofErr w:type="spellStart"/>
      <w:ins w:id="183" w:author="Sophie Emilie Søborg Agger" w:date="2020-07-08T14:48:00Z">
        <w:r w:rsidR="004879E5">
          <w:t>iDo</w:t>
        </w:r>
      </w:ins>
      <w:ins w:id="184" w:author="Sophie Emilie Søborg Agger" w:date="2020-07-12T18:31:00Z">
        <w:r w:rsidR="00E401D3">
          <w:t>g</w:t>
        </w:r>
        <w:proofErr w:type="spellEnd"/>
        <w:r w:rsidR="00E401D3">
          <w:t xml:space="preserve"> as controls</w:t>
        </w:r>
      </w:ins>
    </w:p>
    <w:p w14:paraId="5419DD2D" w14:textId="08A3B004" w:rsidR="00371D58" w:rsidDel="00BF3C97" w:rsidRDefault="00371D58">
      <w:pPr>
        <w:rPr>
          <w:del w:id="185" w:author="Sophie Emilie Søborg Agger" w:date="2020-06-24T13:50:00Z"/>
        </w:rPr>
        <w:pPrChange w:id="186" w:author="Sophie Emilie Søborg Agger" w:date="2020-06-23T10:32:00Z">
          <w:pPr>
            <w:pStyle w:val="Caption"/>
            <w:keepNext/>
          </w:pPr>
        </w:pPrChange>
      </w:pPr>
      <w:del w:id="187" w:author="Sophie Emilie Søborg Agger" w:date="2020-06-23T10:32:00Z">
        <w:r w:rsidDel="00276D22">
          <w:delText xml:space="preserve">Table </w:delText>
        </w:r>
        <w:r w:rsidDel="00276D22">
          <w:fldChar w:fldCharType="begin"/>
        </w:r>
        <w:r w:rsidDel="00276D22">
          <w:delInstrText xml:space="preserve"> SEQ Table \* ARABIC </w:delInstrText>
        </w:r>
        <w:r w:rsidDel="00276D22">
          <w:fldChar w:fldCharType="separate"/>
        </w:r>
        <w:r w:rsidDel="00276D22">
          <w:rPr>
            <w:noProof/>
          </w:rPr>
          <w:delText>1</w:delText>
        </w:r>
        <w:r w:rsidDel="00276D22">
          <w:fldChar w:fldCharType="end"/>
        </w:r>
      </w:del>
    </w:p>
    <w:tbl>
      <w:tblPr>
        <w:tblStyle w:val="GridTable4-Accent1"/>
        <w:tblW w:w="10195" w:type="dxa"/>
        <w:tblLayout w:type="fixed"/>
        <w:tblLook w:val="04A0" w:firstRow="1" w:lastRow="0" w:firstColumn="1" w:lastColumn="0" w:noHBand="0" w:noVBand="1"/>
      </w:tblPr>
      <w:tblGrid>
        <w:gridCol w:w="1271"/>
        <w:gridCol w:w="709"/>
        <w:gridCol w:w="709"/>
        <w:gridCol w:w="1364"/>
        <w:gridCol w:w="580"/>
        <w:gridCol w:w="472"/>
        <w:gridCol w:w="604"/>
        <w:gridCol w:w="762"/>
        <w:gridCol w:w="557"/>
        <w:gridCol w:w="1247"/>
        <w:gridCol w:w="999"/>
        <w:gridCol w:w="921"/>
      </w:tblGrid>
      <w:tr w:rsidR="00371D58" w:rsidRPr="00BF3C97" w:rsidDel="00371D58" w14:paraId="3C375B82" w14:textId="398B2DE8" w:rsidTr="00371D58">
        <w:trPr>
          <w:cnfStyle w:val="100000000000" w:firstRow="1" w:lastRow="0" w:firstColumn="0" w:lastColumn="0" w:oddVBand="0" w:evenVBand="0" w:oddHBand="0" w:evenHBand="0" w:firstRowFirstColumn="0" w:firstRowLastColumn="0" w:lastRowFirstColumn="0" w:lastRowLastColumn="0"/>
          <w:divId w:val="23947158"/>
          <w:trHeight w:val="320"/>
          <w:del w:id="18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6EBCF1" w14:textId="14EFBADF" w:rsidR="00371D58" w:rsidRPr="00276D22" w:rsidDel="00371D58" w:rsidRDefault="00371D58" w:rsidP="00371D58">
            <w:pPr>
              <w:rPr>
                <w:del w:id="189" w:author="Sophie Emilie Søborg Agger" w:date="2020-06-23T10:25:00Z"/>
                <w:rFonts w:ascii="Calibri" w:eastAsia="Times New Roman" w:hAnsi="Calibri" w:cs="Calibri"/>
                <w:color w:val="000000"/>
                <w:sz w:val="16"/>
                <w:szCs w:val="16"/>
                <w:rPrChange w:id="190" w:author="Sophie Emilie Søborg Agger" w:date="2020-06-23T10:32:00Z">
                  <w:rPr>
                    <w:del w:id="191" w:author="Sophie Emilie Søborg Agger" w:date="2020-06-23T10:25:00Z"/>
                    <w:rFonts w:ascii="Calibri" w:eastAsia="Times New Roman" w:hAnsi="Calibri" w:cs="Calibri"/>
                    <w:color w:val="000000"/>
                    <w:lang w:val="da-DK"/>
                  </w:rPr>
                </w:rPrChange>
              </w:rPr>
            </w:pPr>
            <w:del w:id="192" w:author="Sophie Emilie Søborg Agger" w:date="2020-06-23T10:25:00Z">
              <w:r w:rsidRPr="00276D22" w:rsidDel="00371D58">
                <w:rPr>
                  <w:rFonts w:ascii="Calibri" w:eastAsia="Times New Roman" w:hAnsi="Calibri" w:cs="Calibri"/>
                  <w:color w:val="000000"/>
                  <w:sz w:val="16"/>
                  <w:szCs w:val="16"/>
                  <w:rPrChange w:id="193" w:author="Sophie Emilie Søborg Agger" w:date="2020-06-23T10:32:00Z">
                    <w:rPr>
                      <w:rFonts w:ascii="Calibri" w:eastAsia="Times New Roman" w:hAnsi="Calibri" w:cs="Calibri"/>
                      <w:color w:val="000000"/>
                      <w:lang w:val="da-DK"/>
                    </w:rPr>
                  </w:rPrChange>
                </w:rPr>
                <w:delText>Disease</w:delText>
              </w:r>
            </w:del>
          </w:p>
        </w:tc>
        <w:tc>
          <w:tcPr>
            <w:tcW w:w="709" w:type="dxa"/>
            <w:noWrap/>
            <w:hideMark/>
          </w:tcPr>
          <w:p w14:paraId="51533201" w14:textId="06E7F130"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94" w:author="Sophie Emilie Søborg Agger" w:date="2020-06-23T10:25:00Z"/>
                <w:rFonts w:ascii="Calibri" w:eastAsia="Times New Roman" w:hAnsi="Calibri" w:cs="Calibri"/>
                <w:color w:val="000000"/>
                <w:sz w:val="16"/>
                <w:szCs w:val="16"/>
                <w:rPrChange w:id="195" w:author="Sophie Emilie Søborg Agger" w:date="2020-06-23T10:32:00Z">
                  <w:rPr>
                    <w:del w:id="196" w:author="Sophie Emilie Søborg Agger" w:date="2020-06-23T10:25:00Z"/>
                    <w:rFonts w:ascii="Calibri" w:eastAsia="Times New Roman" w:hAnsi="Calibri" w:cs="Calibri"/>
                    <w:color w:val="000000"/>
                    <w:lang w:val="da-DK"/>
                  </w:rPr>
                </w:rPrChange>
              </w:rPr>
            </w:pPr>
            <w:del w:id="197" w:author="Sophie Emilie Søborg Agger" w:date="2020-06-23T10:25:00Z">
              <w:r w:rsidRPr="00276D22" w:rsidDel="00371D58">
                <w:rPr>
                  <w:rFonts w:ascii="Calibri" w:eastAsia="Times New Roman" w:hAnsi="Calibri" w:cs="Calibri"/>
                  <w:color w:val="000000"/>
                  <w:sz w:val="16"/>
                  <w:szCs w:val="16"/>
                  <w:rPrChange w:id="198" w:author="Sophie Emilie Søborg Agger" w:date="2020-06-23T10:32:00Z">
                    <w:rPr>
                      <w:rFonts w:ascii="Calibri" w:eastAsia="Times New Roman" w:hAnsi="Calibri" w:cs="Calibri"/>
                      <w:color w:val="000000"/>
                      <w:lang w:val="da-DK"/>
                    </w:rPr>
                  </w:rPrChange>
                </w:rPr>
                <w:delText>Consequence</w:delText>
              </w:r>
            </w:del>
          </w:p>
        </w:tc>
        <w:tc>
          <w:tcPr>
            <w:tcW w:w="709" w:type="dxa"/>
            <w:noWrap/>
            <w:hideMark/>
          </w:tcPr>
          <w:p w14:paraId="7FB24300" w14:textId="5DE628B2"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99" w:author="Sophie Emilie Søborg Agger" w:date="2020-06-23T10:25:00Z"/>
                <w:rFonts w:ascii="Calibri" w:eastAsia="Times New Roman" w:hAnsi="Calibri" w:cs="Calibri"/>
                <w:color w:val="000000"/>
                <w:sz w:val="16"/>
                <w:szCs w:val="16"/>
                <w:rPrChange w:id="200" w:author="Sophie Emilie Søborg Agger" w:date="2020-06-23T10:32:00Z">
                  <w:rPr>
                    <w:del w:id="201" w:author="Sophie Emilie Søborg Agger" w:date="2020-06-23T10:25:00Z"/>
                    <w:rFonts w:ascii="Calibri" w:eastAsia="Times New Roman" w:hAnsi="Calibri" w:cs="Calibri"/>
                    <w:color w:val="000000"/>
                    <w:lang w:val="da-DK"/>
                  </w:rPr>
                </w:rPrChange>
              </w:rPr>
            </w:pPr>
            <w:del w:id="202" w:author="Sophie Emilie Søborg Agger" w:date="2020-06-23T10:25:00Z">
              <w:r w:rsidRPr="00276D22" w:rsidDel="00371D58">
                <w:rPr>
                  <w:rFonts w:ascii="Calibri" w:eastAsia="Times New Roman" w:hAnsi="Calibri" w:cs="Calibri"/>
                  <w:color w:val="000000"/>
                  <w:sz w:val="16"/>
                  <w:szCs w:val="16"/>
                  <w:rPrChange w:id="203" w:author="Sophie Emilie Søborg Agger" w:date="2020-06-23T10:32:00Z">
                    <w:rPr>
                      <w:rFonts w:ascii="Calibri" w:eastAsia="Times New Roman" w:hAnsi="Calibri" w:cs="Calibri"/>
                      <w:color w:val="000000"/>
                      <w:lang w:val="da-DK"/>
                    </w:rPr>
                  </w:rPrChange>
                </w:rPr>
                <w:delText>Gene</w:delText>
              </w:r>
            </w:del>
          </w:p>
        </w:tc>
        <w:tc>
          <w:tcPr>
            <w:tcW w:w="1364" w:type="dxa"/>
            <w:noWrap/>
            <w:hideMark/>
          </w:tcPr>
          <w:p w14:paraId="37B6FD96" w14:textId="54B1301E"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4" w:author="Sophie Emilie Søborg Agger" w:date="2020-06-23T10:25:00Z"/>
                <w:rFonts w:ascii="Calibri" w:eastAsia="Times New Roman" w:hAnsi="Calibri" w:cs="Calibri"/>
                <w:color w:val="000000"/>
                <w:sz w:val="16"/>
                <w:szCs w:val="16"/>
                <w:rPrChange w:id="205" w:author="Sophie Emilie Søborg Agger" w:date="2020-06-23T10:32:00Z">
                  <w:rPr>
                    <w:del w:id="206" w:author="Sophie Emilie Søborg Agger" w:date="2020-06-23T10:25:00Z"/>
                    <w:rFonts w:ascii="Calibri" w:eastAsia="Times New Roman" w:hAnsi="Calibri" w:cs="Calibri"/>
                    <w:color w:val="000000"/>
                    <w:lang w:val="da-DK"/>
                  </w:rPr>
                </w:rPrChange>
              </w:rPr>
            </w:pPr>
            <w:del w:id="207" w:author="Sophie Emilie Søborg Agger" w:date="2020-06-23T10:25:00Z">
              <w:r w:rsidRPr="00276D22" w:rsidDel="00371D58">
                <w:rPr>
                  <w:rFonts w:ascii="Calibri" w:eastAsia="Times New Roman" w:hAnsi="Calibri" w:cs="Calibri"/>
                  <w:color w:val="000000"/>
                  <w:sz w:val="16"/>
                  <w:szCs w:val="16"/>
                  <w:rPrChange w:id="208" w:author="Sophie Emilie Søborg Agger" w:date="2020-06-23T10:32:00Z">
                    <w:rPr>
                      <w:rFonts w:ascii="Calibri" w:eastAsia="Times New Roman" w:hAnsi="Calibri" w:cs="Calibri"/>
                      <w:color w:val="000000"/>
                      <w:lang w:val="da-DK"/>
                    </w:rPr>
                  </w:rPrChange>
                </w:rPr>
                <w:delText>Location</w:delText>
              </w:r>
            </w:del>
          </w:p>
        </w:tc>
        <w:tc>
          <w:tcPr>
            <w:tcW w:w="580" w:type="dxa"/>
            <w:noWrap/>
            <w:hideMark/>
          </w:tcPr>
          <w:p w14:paraId="022B41AE" w14:textId="26F75F9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9" w:author="Sophie Emilie Søborg Agger" w:date="2020-06-23T10:25:00Z"/>
                <w:rFonts w:ascii="Calibri" w:eastAsia="Times New Roman" w:hAnsi="Calibri" w:cs="Calibri"/>
                <w:color w:val="000000"/>
                <w:sz w:val="16"/>
                <w:szCs w:val="16"/>
                <w:rPrChange w:id="210" w:author="Sophie Emilie Søborg Agger" w:date="2020-06-23T10:32:00Z">
                  <w:rPr>
                    <w:del w:id="211" w:author="Sophie Emilie Søborg Agger" w:date="2020-06-23T10:25:00Z"/>
                    <w:rFonts w:ascii="Calibri" w:eastAsia="Times New Roman" w:hAnsi="Calibri" w:cs="Calibri"/>
                    <w:color w:val="000000"/>
                    <w:lang w:val="da-DK"/>
                  </w:rPr>
                </w:rPrChange>
              </w:rPr>
            </w:pPr>
            <w:del w:id="212" w:author="Sophie Emilie Søborg Agger" w:date="2020-06-23T10:25:00Z">
              <w:r w:rsidRPr="00276D22" w:rsidDel="00371D58">
                <w:rPr>
                  <w:rFonts w:ascii="Calibri" w:eastAsia="Times New Roman" w:hAnsi="Calibri" w:cs="Calibri"/>
                  <w:color w:val="000000"/>
                  <w:sz w:val="16"/>
                  <w:szCs w:val="16"/>
                  <w:rPrChange w:id="213" w:author="Sophie Emilie Søborg Agger" w:date="2020-06-23T10:32:00Z">
                    <w:rPr>
                      <w:rFonts w:ascii="Calibri" w:eastAsia="Times New Roman" w:hAnsi="Calibri" w:cs="Calibri"/>
                      <w:color w:val="000000"/>
                      <w:lang w:val="da-DK"/>
                    </w:rPr>
                  </w:rPrChange>
                </w:rPr>
                <w:delText>FST</w:delText>
              </w:r>
            </w:del>
          </w:p>
        </w:tc>
        <w:tc>
          <w:tcPr>
            <w:tcW w:w="472" w:type="dxa"/>
            <w:noWrap/>
            <w:hideMark/>
          </w:tcPr>
          <w:p w14:paraId="5083700D" w14:textId="4EBB357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4" w:author="Sophie Emilie Søborg Agger" w:date="2020-06-23T10:25:00Z"/>
                <w:rFonts w:ascii="Calibri" w:eastAsia="Times New Roman" w:hAnsi="Calibri" w:cs="Calibri"/>
                <w:color w:val="000000"/>
                <w:sz w:val="16"/>
                <w:szCs w:val="16"/>
                <w:rPrChange w:id="215" w:author="Sophie Emilie Søborg Agger" w:date="2020-06-23T10:32:00Z">
                  <w:rPr>
                    <w:del w:id="216" w:author="Sophie Emilie Søborg Agger" w:date="2020-06-23T10:25:00Z"/>
                    <w:rFonts w:ascii="Calibri" w:eastAsia="Times New Roman" w:hAnsi="Calibri" w:cs="Calibri"/>
                    <w:color w:val="000000"/>
                    <w:lang w:val="da-DK"/>
                  </w:rPr>
                </w:rPrChange>
              </w:rPr>
            </w:pPr>
            <w:del w:id="217" w:author="Sophie Emilie Søborg Agger" w:date="2020-06-23T10:25:00Z">
              <w:r w:rsidRPr="00276D22" w:rsidDel="00371D58">
                <w:rPr>
                  <w:rFonts w:ascii="Calibri" w:eastAsia="Times New Roman" w:hAnsi="Calibri" w:cs="Calibri"/>
                  <w:color w:val="000000"/>
                  <w:sz w:val="16"/>
                  <w:szCs w:val="16"/>
                  <w:rPrChange w:id="218" w:author="Sophie Emilie Søborg Agger" w:date="2020-06-23T10:32:00Z">
                    <w:rPr>
                      <w:rFonts w:ascii="Calibri" w:eastAsia="Times New Roman" w:hAnsi="Calibri" w:cs="Calibri"/>
                      <w:color w:val="000000"/>
                      <w:lang w:val="da-DK"/>
                    </w:rPr>
                  </w:rPrChange>
                </w:rPr>
                <w:delText>Z_FST</w:delText>
              </w:r>
            </w:del>
          </w:p>
        </w:tc>
        <w:tc>
          <w:tcPr>
            <w:tcW w:w="604" w:type="dxa"/>
            <w:noWrap/>
            <w:hideMark/>
          </w:tcPr>
          <w:p w14:paraId="5D6E7345" w14:textId="7D95C558"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9" w:author="Sophie Emilie Søborg Agger" w:date="2020-06-23T10:25:00Z"/>
                <w:rFonts w:ascii="Calibri" w:eastAsia="Times New Roman" w:hAnsi="Calibri" w:cs="Calibri"/>
                <w:color w:val="000000"/>
                <w:sz w:val="16"/>
                <w:szCs w:val="16"/>
                <w:rPrChange w:id="220" w:author="Sophie Emilie Søborg Agger" w:date="2020-06-23T10:32:00Z">
                  <w:rPr>
                    <w:del w:id="221" w:author="Sophie Emilie Søborg Agger" w:date="2020-06-23T10:25:00Z"/>
                    <w:rFonts w:ascii="Calibri" w:eastAsia="Times New Roman" w:hAnsi="Calibri" w:cs="Calibri"/>
                    <w:color w:val="000000"/>
                    <w:lang w:val="da-DK"/>
                  </w:rPr>
                </w:rPrChange>
              </w:rPr>
            </w:pPr>
            <w:del w:id="222" w:author="Sophie Emilie Søborg Agger" w:date="2020-06-23T10:25:00Z">
              <w:r w:rsidRPr="00276D22" w:rsidDel="00371D58">
                <w:rPr>
                  <w:rFonts w:ascii="Calibri" w:eastAsia="Times New Roman" w:hAnsi="Calibri" w:cs="Calibri"/>
                  <w:color w:val="000000"/>
                  <w:sz w:val="16"/>
                  <w:szCs w:val="16"/>
                  <w:rPrChange w:id="223" w:author="Sophie Emilie Søborg Agger" w:date="2020-06-23T10:32:00Z">
                    <w:rPr>
                      <w:rFonts w:ascii="Calibri" w:eastAsia="Times New Roman" w:hAnsi="Calibri" w:cs="Calibri"/>
                      <w:color w:val="000000"/>
                      <w:lang w:val="da-DK"/>
                    </w:rPr>
                  </w:rPrChange>
                </w:rPr>
                <w:delText>MAF FCR</w:delText>
              </w:r>
            </w:del>
          </w:p>
        </w:tc>
        <w:tc>
          <w:tcPr>
            <w:tcW w:w="762" w:type="dxa"/>
            <w:noWrap/>
            <w:hideMark/>
          </w:tcPr>
          <w:p w14:paraId="71491905" w14:textId="7DFC0F8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4" w:author="Sophie Emilie Søborg Agger" w:date="2020-06-23T10:25:00Z"/>
                <w:rFonts w:ascii="Calibri" w:eastAsia="Times New Roman" w:hAnsi="Calibri" w:cs="Calibri"/>
                <w:color w:val="000000"/>
                <w:sz w:val="16"/>
                <w:szCs w:val="16"/>
                <w:rPrChange w:id="225" w:author="Sophie Emilie Søborg Agger" w:date="2020-06-23T10:32:00Z">
                  <w:rPr>
                    <w:del w:id="226" w:author="Sophie Emilie Søborg Agger" w:date="2020-06-23T10:25:00Z"/>
                    <w:rFonts w:ascii="Calibri" w:eastAsia="Times New Roman" w:hAnsi="Calibri" w:cs="Calibri"/>
                    <w:color w:val="000000"/>
                    <w:lang w:val="da-DK"/>
                  </w:rPr>
                </w:rPrChange>
              </w:rPr>
            </w:pPr>
            <w:del w:id="227" w:author="Sophie Emilie Søborg Agger" w:date="2020-06-23T10:25:00Z">
              <w:r w:rsidRPr="00276D22" w:rsidDel="00371D58">
                <w:rPr>
                  <w:rFonts w:ascii="Calibri" w:eastAsia="Times New Roman" w:hAnsi="Calibri" w:cs="Calibri"/>
                  <w:color w:val="000000"/>
                  <w:sz w:val="16"/>
                  <w:szCs w:val="16"/>
                  <w:rPrChange w:id="228" w:author="Sophie Emilie Søborg Agger" w:date="2020-06-23T10:32:00Z">
                    <w:rPr>
                      <w:rFonts w:ascii="Calibri" w:eastAsia="Times New Roman" w:hAnsi="Calibri" w:cs="Calibri"/>
                      <w:color w:val="000000"/>
                      <w:lang w:val="da-DK"/>
                    </w:rPr>
                  </w:rPrChange>
                </w:rPr>
                <w:delText>MAF 160 dogs</w:delText>
              </w:r>
            </w:del>
          </w:p>
        </w:tc>
        <w:tc>
          <w:tcPr>
            <w:tcW w:w="557" w:type="dxa"/>
            <w:noWrap/>
            <w:hideMark/>
          </w:tcPr>
          <w:p w14:paraId="1C51D7CB" w14:textId="0F235D8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9" w:author="Sophie Emilie Søborg Agger" w:date="2020-06-23T10:25:00Z"/>
                <w:rFonts w:ascii="Calibri" w:eastAsia="Times New Roman" w:hAnsi="Calibri" w:cs="Calibri"/>
                <w:color w:val="000000"/>
                <w:sz w:val="16"/>
                <w:szCs w:val="16"/>
                <w:rPrChange w:id="230" w:author="Sophie Emilie Søborg Agger" w:date="2020-06-23T10:32:00Z">
                  <w:rPr>
                    <w:del w:id="231" w:author="Sophie Emilie Søborg Agger" w:date="2020-06-23T10:25:00Z"/>
                    <w:rFonts w:ascii="Calibri" w:eastAsia="Times New Roman" w:hAnsi="Calibri" w:cs="Calibri"/>
                    <w:color w:val="000000"/>
                    <w:lang w:val="da-DK"/>
                  </w:rPr>
                </w:rPrChange>
              </w:rPr>
            </w:pPr>
            <w:del w:id="232" w:author="Sophie Emilie Søborg Agger" w:date="2020-06-23T10:25:00Z">
              <w:r w:rsidRPr="00276D22" w:rsidDel="00371D58">
                <w:rPr>
                  <w:rFonts w:ascii="Calibri" w:eastAsia="Times New Roman" w:hAnsi="Calibri" w:cs="Calibri"/>
                  <w:color w:val="000000"/>
                  <w:sz w:val="16"/>
                  <w:szCs w:val="16"/>
                  <w:rPrChange w:id="233" w:author="Sophie Emilie Søborg Agger" w:date="2020-06-23T10:32:00Z">
                    <w:rPr>
                      <w:rFonts w:ascii="Calibri" w:eastAsia="Times New Roman" w:hAnsi="Calibri" w:cs="Calibri"/>
                      <w:color w:val="000000"/>
                      <w:lang w:val="da-DK"/>
                    </w:rPr>
                  </w:rPrChange>
                </w:rPr>
                <w:delText>Codons</w:delText>
              </w:r>
            </w:del>
          </w:p>
        </w:tc>
        <w:tc>
          <w:tcPr>
            <w:tcW w:w="1247" w:type="dxa"/>
            <w:noWrap/>
            <w:hideMark/>
          </w:tcPr>
          <w:p w14:paraId="0AD04DB5" w14:textId="239CE691"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4" w:author="Sophie Emilie Søborg Agger" w:date="2020-06-23T10:25:00Z"/>
                <w:rFonts w:ascii="Calibri" w:eastAsia="Times New Roman" w:hAnsi="Calibri" w:cs="Calibri"/>
                <w:color w:val="000000"/>
                <w:sz w:val="16"/>
                <w:szCs w:val="16"/>
                <w:rPrChange w:id="235" w:author="Sophie Emilie Søborg Agger" w:date="2020-06-23T10:32:00Z">
                  <w:rPr>
                    <w:del w:id="236" w:author="Sophie Emilie Søborg Agger" w:date="2020-06-23T10:25:00Z"/>
                    <w:rFonts w:ascii="Calibri" w:eastAsia="Times New Roman" w:hAnsi="Calibri" w:cs="Calibri"/>
                    <w:color w:val="000000"/>
                    <w:lang w:val="da-DK"/>
                  </w:rPr>
                </w:rPrChange>
              </w:rPr>
            </w:pPr>
            <w:del w:id="237" w:author="Sophie Emilie Søborg Agger" w:date="2020-06-23T10:25:00Z">
              <w:r w:rsidRPr="00276D22" w:rsidDel="00371D58">
                <w:rPr>
                  <w:rFonts w:ascii="Calibri" w:eastAsia="Times New Roman" w:hAnsi="Calibri" w:cs="Calibri"/>
                  <w:color w:val="000000"/>
                  <w:sz w:val="16"/>
                  <w:szCs w:val="16"/>
                  <w:rPrChange w:id="238" w:author="Sophie Emilie Søborg Agger" w:date="2020-06-23T10:32:00Z">
                    <w:rPr>
                      <w:rFonts w:ascii="Calibri" w:eastAsia="Times New Roman" w:hAnsi="Calibri" w:cs="Calibri"/>
                      <w:color w:val="000000"/>
                      <w:lang w:val="da-DK"/>
                    </w:rPr>
                  </w:rPrChange>
                </w:rPr>
                <w:delText>Extra</w:delText>
              </w:r>
            </w:del>
          </w:p>
        </w:tc>
        <w:tc>
          <w:tcPr>
            <w:tcW w:w="999" w:type="dxa"/>
            <w:noWrap/>
            <w:hideMark/>
          </w:tcPr>
          <w:p w14:paraId="7441CCC0" w14:textId="5EEA9188" w:rsidR="00371D58" w:rsidRPr="00BF3C97" w:rsidDel="00371D58" w:rsidRDefault="00371D58">
            <w:pPr>
              <w:cnfStyle w:val="100000000000" w:firstRow="1" w:lastRow="0" w:firstColumn="0" w:lastColumn="0" w:oddVBand="0" w:evenVBand="0" w:oddHBand="0" w:evenHBand="0" w:firstRowFirstColumn="0" w:firstRowLastColumn="0" w:lastRowFirstColumn="0" w:lastRowLastColumn="0"/>
              <w:rPr>
                <w:del w:id="239" w:author="Sophie Emilie Søborg Agger" w:date="2020-06-23T10:25:00Z"/>
                <w:rFonts w:ascii="Calibri" w:eastAsia="Times New Roman" w:hAnsi="Calibri" w:cs="Calibri"/>
                <w:color w:val="000000"/>
                <w:sz w:val="16"/>
                <w:szCs w:val="16"/>
                <w:rPrChange w:id="240" w:author="Sophie Emilie Søborg Agger" w:date="2020-06-24T13:52:00Z">
                  <w:rPr>
                    <w:del w:id="241" w:author="Sophie Emilie Søborg Agger" w:date="2020-06-23T10:25:00Z"/>
                    <w:rFonts w:ascii="Calibri" w:eastAsia="Times New Roman" w:hAnsi="Calibri" w:cs="Calibri"/>
                    <w:color w:val="000000"/>
                    <w:lang w:val="da-DK"/>
                  </w:rPr>
                </w:rPrChange>
              </w:rPr>
            </w:pPr>
            <w:del w:id="242" w:author="Sophie Emilie Søborg Agger" w:date="2020-06-23T10:25:00Z">
              <w:r w:rsidRPr="00276D22" w:rsidDel="00371D58">
                <w:rPr>
                  <w:rFonts w:ascii="Calibri" w:eastAsia="Times New Roman" w:hAnsi="Calibri" w:cs="Calibri"/>
                  <w:color w:val="000000"/>
                  <w:sz w:val="16"/>
                  <w:szCs w:val="16"/>
                  <w:rPrChange w:id="243" w:author="Sophie Emilie Søborg Agger" w:date="2020-06-23T10:32:00Z">
                    <w:rPr>
                      <w:rFonts w:ascii="Calibri" w:eastAsia="Times New Roman" w:hAnsi="Calibri" w:cs="Calibri"/>
                      <w:color w:val="000000"/>
                      <w:lang w:val="da-DK"/>
                    </w:rPr>
                  </w:rPrChange>
                </w:rPr>
                <w:delText>N</w:delText>
              </w:r>
            </w:del>
            <w:del w:id="244" w:author="Sophie Emilie Søborg Agger" w:date="2020-06-23T10:24:00Z">
              <w:r w:rsidRPr="00BF3C97" w:rsidDel="00371D58">
                <w:rPr>
                  <w:rFonts w:ascii="Calibri" w:eastAsia="Times New Roman" w:hAnsi="Calibri" w:cs="Calibri"/>
                  <w:color w:val="000000"/>
                  <w:sz w:val="16"/>
                  <w:szCs w:val="16"/>
                  <w:rPrChange w:id="245" w:author="Sophie Emilie Søborg Agger" w:date="2020-06-24T13:52:00Z">
                    <w:rPr>
                      <w:rFonts w:ascii="Calibri" w:eastAsia="Times New Roman" w:hAnsi="Calibri" w:cs="Calibri"/>
                      <w:color w:val="000000"/>
                      <w:lang w:val="da-DK"/>
                    </w:rPr>
                  </w:rPrChange>
                </w:rPr>
                <w:delText>CHR</w:delText>
              </w:r>
            </w:del>
            <w:del w:id="246" w:author="Sophie Emilie Søborg Agger" w:date="2020-06-23T10:23:00Z">
              <w:r w:rsidRPr="00BF3C97" w:rsidDel="00371D58">
                <w:rPr>
                  <w:rFonts w:ascii="Calibri" w:eastAsia="Times New Roman" w:hAnsi="Calibri" w:cs="Calibri"/>
                  <w:color w:val="000000"/>
                  <w:sz w:val="16"/>
                  <w:szCs w:val="16"/>
                  <w:rPrChange w:id="247" w:author="Sophie Emilie Søborg Agger" w:date="2020-06-24T13:52:00Z">
                    <w:rPr>
                      <w:rFonts w:ascii="Calibri" w:eastAsia="Times New Roman" w:hAnsi="Calibri" w:cs="Calibri"/>
                      <w:color w:val="000000"/>
                      <w:lang w:val="da-DK"/>
                    </w:rPr>
                  </w:rPrChange>
                </w:rPr>
                <w:delText>OBS</w:delText>
              </w:r>
            </w:del>
            <w:del w:id="248" w:author="Sophie Emilie Søborg Agger" w:date="2020-06-23T10:25:00Z">
              <w:r w:rsidRPr="00BF3C97" w:rsidDel="00371D58">
                <w:rPr>
                  <w:rFonts w:ascii="Calibri" w:eastAsia="Times New Roman" w:hAnsi="Calibri" w:cs="Calibri"/>
                  <w:color w:val="000000"/>
                  <w:sz w:val="16"/>
                  <w:szCs w:val="16"/>
                  <w:rPrChange w:id="249" w:author="Sophie Emilie Søborg Agger" w:date="2020-06-24T13:52:00Z">
                    <w:rPr>
                      <w:rFonts w:ascii="Calibri" w:eastAsia="Times New Roman" w:hAnsi="Calibri" w:cs="Calibri"/>
                      <w:color w:val="000000"/>
                      <w:lang w:val="da-DK"/>
                    </w:rPr>
                  </w:rPrChange>
                </w:rPr>
                <w:delText xml:space="preserve"> FCR</w:delText>
              </w:r>
            </w:del>
          </w:p>
        </w:tc>
        <w:tc>
          <w:tcPr>
            <w:tcW w:w="921" w:type="dxa"/>
            <w:noWrap/>
            <w:hideMark/>
          </w:tcPr>
          <w:p w14:paraId="1B58E434" w14:textId="4AD3C722" w:rsidR="00371D58" w:rsidRPr="00BF3C97" w:rsidDel="00371D58" w:rsidRDefault="00371D58" w:rsidP="00371D58">
            <w:pPr>
              <w:cnfStyle w:val="100000000000" w:firstRow="1" w:lastRow="0" w:firstColumn="0" w:lastColumn="0" w:oddVBand="0" w:evenVBand="0" w:oddHBand="0" w:evenHBand="0" w:firstRowFirstColumn="0" w:firstRowLastColumn="0" w:lastRowFirstColumn="0" w:lastRowLastColumn="0"/>
              <w:rPr>
                <w:del w:id="250" w:author="Sophie Emilie Søborg Agger" w:date="2020-06-23T10:25:00Z"/>
                <w:rFonts w:ascii="Calibri" w:eastAsia="Times New Roman" w:hAnsi="Calibri" w:cs="Calibri"/>
                <w:color w:val="000000"/>
                <w:sz w:val="16"/>
                <w:szCs w:val="16"/>
                <w:rPrChange w:id="251" w:author="Sophie Emilie Søborg Agger" w:date="2020-06-24T13:52:00Z">
                  <w:rPr>
                    <w:del w:id="252" w:author="Sophie Emilie Søborg Agger" w:date="2020-06-23T10:25:00Z"/>
                    <w:rFonts w:ascii="Calibri" w:eastAsia="Times New Roman" w:hAnsi="Calibri" w:cs="Calibri"/>
                    <w:color w:val="000000"/>
                    <w:lang w:val="da-DK"/>
                  </w:rPr>
                </w:rPrChange>
              </w:rPr>
            </w:pPr>
            <w:del w:id="253" w:author="Sophie Emilie Søborg Agger" w:date="2020-06-23T10:24:00Z">
              <w:r w:rsidRPr="00BF3C97" w:rsidDel="00D10EBC">
                <w:rPr>
                  <w:rFonts w:ascii="Calibri" w:eastAsia="Times New Roman" w:hAnsi="Calibri" w:cs="Calibri"/>
                  <w:color w:val="000000"/>
                  <w:sz w:val="16"/>
                  <w:szCs w:val="16"/>
                  <w:rPrChange w:id="254" w:author="Sophie Emilie Søborg Agger" w:date="2020-06-24T13:52:00Z">
                    <w:rPr>
                      <w:rFonts w:ascii="Calibri" w:eastAsia="Times New Roman" w:hAnsi="Calibri" w:cs="Calibri"/>
                      <w:color w:val="000000"/>
                      <w:lang w:val="da-DK"/>
                    </w:rPr>
                  </w:rPrChange>
                </w:rPr>
                <w:delText>NCHROBS 160 dogs</w:delText>
              </w:r>
            </w:del>
          </w:p>
        </w:tc>
      </w:tr>
      <w:tr w:rsidR="00371D58" w:rsidRPr="00BF3C97" w:rsidDel="00371D58" w14:paraId="5DA8F2BE" w14:textId="29B652E0" w:rsidTr="00371D58">
        <w:trPr>
          <w:cnfStyle w:val="000000100000" w:firstRow="0" w:lastRow="0" w:firstColumn="0" w:lastColumn="0" w:oddVBand="0" w:evenVBand="0" w:oddHBand="1" w:evenHBand="0" w:firstRowFirstColumn="0" w:firstRowLastColumn="0" w:lastRowFirstColumn="0" w:lastRowLastColumn="0"/>
          <w:divId w:val="23947158"/>
          <w:trHeight w:val="320"/>
          <w:del w:id="255"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2BE620B" w14:textId="0CC763A8" w:rsidR="00371D58" w:rsidRPr="00BF3C97" w:rsidDel="00371D58" w:rsidRDefault="00371D58" w:rsidP="00371D58">
            <w:pPr>
              <w:rPr>
                <w:del w:id="256" w:author="Sophie Emilie Søborg Agger" w:date="2020-06-23T10:25:00Z"/>
                <w:rFonts w:ascii="Calibri" w:eastAsia="Times New Roman" w:hAnsi="Calibri" w:cs="Calibri"/>
                <w:color w:val="000000"/>
                <w:sz w:val="16"/>
                <w:szCs w:val="16"/>
                <w:rPrChange w:id="257" w:author="Sophie Emilie Søborg Agger" w:date="2020-06-24T13:52:00Z">
                  <w:rPr>
                    <w:del w:id="258" w:author="Sophie Emilie Søborg Agger" w:date="2020-06-23T10:25:00Z"/>
                    <w:rFonts w:ascii="Calibri" w:eastAsia="Times New Roman" w:hAnsi="Calibri" w:cs="Calibri"/>
                    <w:color w:val="000000"/>
                    <w:lang w:val="da-DK"/>
                  </w:rPr>
                </w:rPrChange>
              </w:rPr>
            </w:pPr>
            <w:del w:id="259" w:author="Sophie Emilie Søborg Agger" w:date="2020-06-23T10:25:00Z">
              <w:r w:rsidRPr="00BF3C97" w:rsidDel="00371D58">
                <w:rPr>
                  <w:rFonts w:ascii="Calibri" w:eastAsia="Times New Roman" w:hAnsi="Calibri" w:cs="Calibri"/>
                  <w:color w:val="000000"/>
                  <w:sz w:val="16"/>
                  <w:szCs w:val="16"/>
                  <w:rPrChange w:id="260"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4CC41557" w14:textId="2F145B6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1" w:author="Sophie Emilie Søborg Agger" w:date="2020-06-23T10:25:00Z"/>
                <w:rFonts w:ascii="Calibri" w:eastAsia="Times New Roman" w:hAnsi="Calibri" w:cs="Calibri"/>
                <w:color w:val="000000"/>
                <w:sz w:val="16"/>
                <w:szCs w:val="16"/>
                <w:rPrChange w:id="262" w:author="Sophie Emilie Søborg Agger" w:date="2020-06-24T13:52:00Z">
                  <w:rPr>
                    <w:del w:id="263" w:author="Sophie Emilie Søborg Agger" w:date="2020-06-23T10:25:00Z"/>
                    <w:rFonts w:ascii="Calibri" w:eastAsia="Times New Roman" w:hAnsi="Calibri" w:cs="Calibri"/>
                    <w:color w:val="000000"/>
                    <w:lang w:val="da-DK"/>
                  </w:rPr>
                </w:rPrChange>
              </w:rPr>
            </w:pPr>
            <w:del w:id="264" w:author="Sophie Emilie Søborg Agger" w:date="2020-06-23T10:25:00Z">
              <w:r w:rsidRPr="00BF3C97" w:rsidDel="00371D58">
                <w:rPr>
                  <w:rFonts w:ascii="Calibri" w:eastAsia="Times New Roman" w:hAnsi="Calibri" w:cs="Calibri"/>
                  <w:color w:val="000000"/>
                  <w:sz w:val="16"/>
                  <w:szCs w:val="16"/>
                  <w:rPrChange w:id="265"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1973802D" w14:textId="2E0FB28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6" w:author="Sophie Emilie Søborg Agger" w:date="2020-06-23T10:25:00Z"/>
                <w:rFonts w:ascii="Calibri" w:eastAsia="Times New Roman" w:hAnsi="Calibri" w:cs="Calibri"/>
                <w:color w:val="000000"/>
                <w:sz w:val="16"/>
                <w:szCs w:val="16"/>
                <w:rPrChange w:id="267" w:author="Sophie Emilie Søborg Agger" w:date="2020-06-24T13:52:00Z">
                  <w:rPr>
                    <w:del w:id="268" w:author="Sophie Emilie Søborg Agger" w:date="2020-06-23T10:25:00Z"/>
                    <w:rFonts w:ascii="Calibri" w:eastAsia="Times New Roman" w:hAnsi="Calibri" w:cs="Calibri"/>
                    <w:color w:val="000000"/>
                    <w:lang w:val="da-DK"/>
                  </w:rPr>
                </w:rPrChange>
              </w:rPr>
            </w:pPr>
            <w:del w:id="269" w:author="Sophie Emilie Søborg Agger" w:date="2020-06-23T10:25:00Z">
              <w:r w:rsidRPr="00BF3C97" w:rsidDel="00371D58">
                <w:rPr>
                  <w:rFonts w:ascii="Calibri" w:eastAsia="Times New Roman" w:hAnsi="Calibri" w:cs="Calibri"/>
                  <w:color w:val="000000"/>
                  <w:sz w:val="16"/>
                  <w:szCs w:val="16"/>
                  <w:rPrChange w:id="270"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17B0209E" w14:textId="653F797B"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71" w:author="Sophie Emilie Søborg Agger" w:date="2020-06-23T10:25:00Z"/>
                <w:rFonts w:ascii="Calibri" w:eastAsia="Times New Roman" w:hAnsi="Calibri" w:cs="Calibri"/>
                <w:color w:val="000000"/>
                <w:sz w:val="16"/>
                <w:szCs w:val="16"/>
                <w:rPrChange w:id="272" w:author="Sophie Emilie Søborg Agger" w:date="2020-06-24T13:52:00Z">
                  <w:rPr>
                    <w:del w:id="273" w:author="Sophie Emilie Søborg Agger" w:date="2020-06-23T10:25:00Z"/>
                    <w:rFonts w:ascii="Calibri" w:eastAsia="Times New Roman" w:hAnsi="Calibri" w:cs="Calibri"/>
                    <w:color w:val="000000"/>
                    <w:lang w:val="da-DK"/>
                  </w:rPr>
                </w:rPrChange>
              </w:rPr>
            </w:pPr>
            <w:del w:id="274" w:author="Sophie Emilie Søborg Agger" w:date="2020-06-23T10:25:00Z">
              <w:r w:rsidRPr="00BF3C97" w:rsidDel="00371D58">
                <w:rPr>
                  <w:rFonts w:ascii="Calibri" w:eastAsia="Times New Roman" w:hAnsi="Calibri" w:cs="Calibri"/>
                  <w:color w:val="000000"/>
                  <w:sz w:val="16"/>
                  <w:szCs w:val="16"/>
                  <w:rPrChange w:id="275" w:author="Sophie Emilie Søborg Agger" w:date="2020-06-24T13:52:00Z">
                    <w:rPr>
                      <w:rFonts w:ascii="Calibri" w:eastAsia="Times New Roman" w:hAnsi="Calibri" w:cs="Calibri"/>
                      <w:color w:val="000000"/>
                      <w:lang w:val="da-DK"/>
                    </w:rPr>
                  </w:rPrChange>
                </w:rPr>
                <w:delText>chr29:11175393</w:delText>
              </w:r>
            </w:del>
          </w:p>
        </w:tc>
        <w:tc>
          <w:tcPr>
            <w:tcW w:w="580" w:type="dxa"/>
            <w:noWrap/>
            <w:hideMark/>
          </w:tcPr>
          <w:p w14:paraId="5AE00645" w14:textId="4101F9A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76" w:author="Sophie Emilie Søborg Agger" w:date="2020-06-23T10:25:00Z"/>
                <w:rFonts w:ascii="Calibri" w:eastAsia="Times New Roman" w:hAnsi="Calibri" w:cs="Calibri"/>
                <w:color w:val="000000"/>
                <w:sz w:val="16"/>
                <w:szCs w:val="16"/>
                <w:rPrChange w:id="277" w:author="Sophie Emilie Søborg Agger" w:date="2020-06-24T13:52:00Z">
                  <w:rPr>
                    <w:del w:id="278" w:author="Sophie Emilie Søborg Agger" w:date="2020-06-23T10:25:00Z"/>
                    <w:rFonts w:ascii="Calibri" w:eastAsia="Times New Roman" w:hAnsi="Calibri" w:cs="Calibri"/>
                    <w:color w:val="000000"/>
                    <w:lang w:val="da-DK"/>
                  </w:rPr>
                </w:rPrChange>
              </w:rPr>
            </w:pPr>
            <w:del w:id="279" w:author="Sophie Emilie Søborg Agger" w:date="2020-06-23T10:25:00Z">
              <w:r w:rsidRPr="00BF3C97" w:rsidDel="00371D58">
                <w:rPr>
                  <w:rFonts w:ascii="Calibri" w:eastAsia="Times New Roman" w:hAnsi="Calibri" w:cs="Calibri"/>
                  <w:color w:val="000000"/>
                  <w:sz w:val="16"/>
                  <w:szCs w:val="16"/>
                  <w:rPrChange w:id="280"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5F5D59BC" w14:textId="081B235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1" w:author="Sophie Emilie Søborg Agger" w:date="2020-06-23T10:25:00Z"/>
                <w:rFonts w:ascii="Calibri" w:eastAsia="Times New Roman" w:hAnsi="Calibri" w:cs="Calibri"/>
                <w:color w:val="000000"/>
                <w:sz w:val="16"/>
                <w:szCs w:val="16"/>
                <w:rPrChange w:id="282" w:author="Sophie Emilie Søborg Agger" w:date="2020-06-24T13:52:00Z">
                  <w:rPr>
                    <w:del w:id="283" w:author="Sophie Emilie Søborg Agger" w:date="2020-06-23T10:25:00Z"/>
                    <w:rFonts w:ascii="Calibri" w:eastAsia="Times New Roman" w:hAnsi="Calibri" w:cs="Calibri"/>
                    <w:color w:val="000000"/>
                    <w:lang w:val="da-DK"/>
                  </w:rPr>
                </w:rPrChange>
              </w:rPr>
            </w:pPr>
            <w:del w:id="284" w:author="Sophie Emilie Søborg Agger" w:date="2020-06-23T10:25:00Z">
              <w:r w:rsidRPr="00BF3C97" w:rsidDel="00371D58">
                <w:rPr>
                  <w:rFonts w:ascii="Calibri" w:eastAsia="Times New Roman" w:hAnsi="Calibri" w:cs="Calibri"/>
                  <w:color w:val="000000"/>
                  <w:sz w:val="16"/>
                  <w:szCs w:val="16"/>
                  <w:rPrChange w:id="285"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1B4864E1" w14:textId="73F1C83B"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6" w:author="Sophie Emilie Søborg Agger" w:date="2020-06-23T10:25:00Z"/>
                <w:rFonts w:ascii="Calibri" w:eastAsia="Times New Roman" w:hAnsi="Calibri" w:cs="Calibri"/>
                <w:color w:val="000000"/>
                <w:sz w:val="16"/>
                <w:szCs w:val="16"/>
                <w:rPrChange w:id="287" w:author="Sophie Emilie Søborg Agger" w:date="2020-06-24T13:52:00Z">
                  <w:rPr>
                    <w:del w:id="288" w:author="Sophie Emilie Søborg Agger" w:date="2020-06-23T10:25:00Z"/>
                    <w:rFonts w:ascii="Calibri" w:eastAsia="Times New Roman" w:hAnsi="Calibri" w:cs="Calibri"/>
                    <w:color w:val="000000"/>
                    <w:lang w:val="da-DK"/>
                  </w:rPr>
                </w:rPrChange>
              </w:rPr>
            </w:pPr>
            <w:del w:id="289" w:author="Sophie Emilie Søborg Agger" w:date="2020-06-23T10:25:00Z">
              <w:r w:rsidRPr="00BF3C97" w:rsidDel="00371D58">
                <w:rPr>
                  <w:rFonts w:ascii="Calibri" w:eastAsia="Times New Roman" w:hAnsi="Calibri" w:cs="Calibri"/>
                  <w:color w:val="000000"/>
                  <w:sz w:val="16"/>
                  <w:szCs w:val="16"/>
                  <w:rPrChange w:id="290"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352CE93" w14:textId="6E4EE67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91" w:author="Sophie Emilie Søborg Agger" w:date="2020-06-23T10:25:00Z"/>
                <w:rFonts w:ascii="Calibri" w:eastAsia="Times New Roman" w:hAnsi="Calibri" w:cs="Calibri"/>
                <w:color w:val="000000"/>
                <w:sz w:val="16"/>
                <w:szCs w:val="16"/>
                <w:rPrChange w:id="292" w:author="Sophie Emilie Søborg Agger" w:date="2020-06-24T13:52:00Z">
                  <w:rPr>
                    <w:del w:id="293" w:author="Sophie Emilie Søborg Agger" w:date="2020-06-23T10:25:00Z"/>
                    <w:rFonts w:ascii="Calibri" w:eastAsia="Times New Roman" w:hAnsi="Calibri" w:cs="Calibri"/>
                    <w:color w:val="000000"/>
                    <w:lang w:val="da-DK"/>
                  </w:rPr>
                </w:rPrChange>
              </w:rPr>
            </w:pPr>
            <w:del w:id="294" w:author="Sophie Emilie Søborg Agger" w:date="2020-06-23T10:25:00Z">
              <w:r w:rsidRPr="00BF3C97" w:rsidDel="00371D58">
                <w:rPr>
                  <w:rFonts w:ascii="Calibri" w:eastAsia="Times New Roman" w:hAnsi="Calibri" w:cs="Calibri"/>
                  <w:color w:val="000000"/>
                  <w:sz w:val="16"/>
                  <w:szCs w:val="16"/>
                  <w:rPrChange w:id="295"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5ACBB824" w14:textId="17EA688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96" w:author="Sophie Emilie Søborg Agger" w:date="2020-06-23T10:25:00Z"/>
                <w:rFonts w:ascii="Calibri" w:eastAsia="Times New Roman" w:hAnsi="Calibri" w:cs="Calibri"/>
                <w:color w:val="000000"/>
                <w:sz w:val="16"/>
                <w:szCs w:val="16"/>
                <w:rPrChange w:id="297" w:author="Sophie Emilie Søborg Agger" w:date="2020-06-24T13:52:00Z">
                  <w:rPr>
                    <w:del w:id="298" w:author="Sophie Emilie Søborg Agger" w:date="2020-06-23T10:25:00Z"/>
                    <w:rFonts w:ascii="Calibri" w:eastAsia="Times New Roman" w:hAnsi="Calibri" w:cs="Calibri"/>
                    <w:color w:val="000000"/>
                    <w:lang w:val="da-DK"/>
                  </w:rPr>
                </w:rPrChange>
              </w:rPr>
            </w:pPr>
            <w:del w:id="299" w:author="Sophie Emilie Søborg Agger" w:date="2020-06-23T10:25:00Z">
              <w:r w:rsidRPr="00BF3C97" w:rsidDel="00371D58">
                <w:rPr>
                  <w:rFonts w:ascii="Calibri" w:eastAsia="Times New Roman" w:hAnsi="Calibri" w:cs="Calibri"/>
                  <w:color w:val="000000"/>
                  <w:sz w:val="16"/>
                  <w:szCs w:val="16"/>
                  <w:rPrChange w:id="300"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46415A4" w14:textId="6F57B02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01" w:author="Sophie Emilie Søborg Agger" w:date="2020-06-23T10:25:00Z"/>
                <w:rFonts w:ascii="Calibri" w:eastAsia="Times New Roman" w:hAnsi="Calibri" w:cs="Calibri"/>
                <w:color w:val="000000"/>
                <w:sz w:val="16"/>
                <w:szCs w:val="16"/>
                <w:rPrChange w:id="302" w:author="Sophie Emilie Søborg Agger" w:date="2020-06-24T13:52:00Z">
                  <w:rPr>
                    <w:del w:id="303" w:author="Sophie Emilie Søborg Agger" w:date="2020-06-23T10:25:00Z"/>
                    <w:rFonts w:ascii="Calibri" w:eastAsia="Times New Roman" w:hAnsi="Calibri" w:cs="Calibri"/>
                    <w:color w:val="000000"/>
                    <w:lang w:val="da-DK"/>
                  </w:rPr>
                </w:rPrChange>
              </w:rPr>
            </w:pPr>
            <w:del w:id="304" w:author="Sophie Emilie Søborg Agger" w:date="2020-06-23T10:25:00Z">
              <w:r w:rsidRPr="00BF3C97" w:rsidDel="00371D58">
                <w:rPr>
                  <w:rFonts w:ascii="Calibri" w:eastAsia="Times New Roman" w:hAnsi="Calibri" w:cs="Calibri"/>
                  <w:color w:val="000000"/>
                  <w:sz w:val="16"/>
                  <w:szCs w:val="16"/>
                  <w:rPrChange w:id="305"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1E9F293E" w14:textId="4382784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6" w:author="Sophie Emilie Søborg Agger" w:date="2020-06-23T10:25:00Z"/>
                <w:rFonts w:ascii="Calibri" w:eastAsia="Times New Roman" w:hAnsi="Calibri" w:cs="Calibri"/>
                <w:color w:val="000000"/>
                <w:sz w:val="16"/>
                <w:szCs w:val="16"/>
                <w:rPrChange w:id="307" w:author="Sophie Emilie Søborg Agger" w:date="2020-06-24T13:52:00Z">
                  <w:rPr>
                    <w:del w:id="308" w:author="Sophie Emilie Søborg Agger" w:date="2020-06-23T10:25:00Z"/>
                    <w:rFonts w:ascii="Calibri" w:eastAsia="Times New Roman" w:hAnsi="Calibri" w:cs="Calibri"/>
                    <w:color w:val="000000"/>
                    <w:lang w:val="da-DK"/>
                  </w:rPr>
                </w:rPrChange>
              </w:rPr>
            </w:pPr>
            <w:del w:id="309" w:author="Sophie Emilie Søborg Agger" w:date="2020-06-23T10:25:00Z">
              <w:r w:rsidRPr="00BF3C97" w:rsidDel="00371D58">
                <w:rPr>
                  <w:rFonts w:ascii="Calibri" w:eastAsia="Times New Roman" w:hAnsi="Calibri" w:cs="Calibri"/>
                  <w:color w:val="000000"/>
                  <w:sz w:val="16"/>
                  <w:szCs w:val="16"/>
                  <w:rPrChange w:id="310"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5AFE023E" w14:textId="4A43E50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11" w:author="Sophie Emilie Søborg Agger" w:date="2020-06-23T10:25:00Z"/>
                <w:rFonts w:ascii="Calibri" w:eastAsia="Times New Roman" w:hAnsi="Calibri" w:cs="Calibri"/>
                <w:color w:val="000000"/>
                <w:sz w:val="16"/>
                <w:szCs w:val="16"/>
                <w:rPrChange w:id="312" w:author="Sophie Emilie Søborg Agger" w:date="2020-06-24T13:52:00Z">
                  <w:rPr>
                    <w:del w:id="313" w:author="Sophie Emilie Søborg Agger" w:date="2020-06-23T10:25:00Z"/>
                    <w:rFonts w:ascii="Calibri" w:eastAsia="Times New Roman" w:hAnsi="Calibri" w:cs="Calibri"/>
                    <w:color w:val="000000"/>
                    <w:lang w:val="da-DK"/>
                  </w:rPr>
                </w:rPrChange>
              </w:rPr>
            </w:pPr>
            <w:del w:id="314" w:author="Sophie Emilie Søborg Agger" w:date="2020-06-23T10:25:00Z">
              <w:r w:rsidRPr="00BF3C97" w:rsidDel="00371D58">
                <w:rPr>
                  <w:rFonts w:ascii="Calibri" w:eastAsia="Times New Roman" w:hAnsi="Calibri" w:cs="Calibri"/>
                  <w:color w:val="000000"/>
                  <w:sz w:val="16"/>
                  <w:szCs w:val="16"/>
                  <w:rPrChange w:id="315"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6C9073F8" w14:textId="596C0C13" w:rsidTr="00371D58">
        <w:trPr>
          <w:divId w:val="23947158"/>
          <w:trHeight w:val="320"/>
          <w:del w:id="316"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754448" w14:textId="6792B001" w:rsidR="00371D58" w:rsidRPr="00BF3C97" w:rsidDel="00371D58" w:rsidRDefault="00371D58" w:rsidP="00371D58">
            <w:pPr>
              <w:rPr>
                <w:del w:id="317" w:author="Sophie Emilie Søborg Agger" w:date="2020-06-23T10:25:00Z"/>
                <w:rFonts w:ascii="Calibri" w:eastAsia="Times New Roman" w:hAnsi="Calibri" w:cs="Calibri"/>
                <w:color w:val="000000"/>
                <w:sz w:val="16"/>
                <w:szCs w:val="16"/>
                <w:rPrChange w:id="318" w:author="Sophie Emilie Søborg Agger" w:date="2020-06-24T13:52:00Z">
                  <w:rPr>
                    <w:del w:id="319" w:author="Sophie Emilie Søborg Agger" w:date="2020-06-23T10:25:00Z"/>
                    <w:rFonts w:ascii="Calibri" w:eastAsia="Times New Roman" w:hAnsi="Calibri" w:cs="Calibri"/>
                    <w:color w:val="000000"/>
                    <w:lang w:val="da-DK"/>
                  </w:rPr>
                </w:rPrChange>
              </w:rPr>
            </w:pPr>
            <w:del w:id="320" w:author="Sophie Emilie Søborg Agger" w:date="2020-06-23T10:25:00Z">
              <w:r w:rsidRPr="00BF3C97" w:rsidDel="00371D58">
                <w:rPr>
                  <w:rFonts w:ascii="Calibri" w:eastAsia="Times New Roman" w:hAnsi="Calibri" w:cs="Calibri"/>
                  <w:color w:val="000000"/>
                  <w:sz w:val="16"/>
                  <w:szCs w:val="16"/>
                  <w:rPrChange w:id="321"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EC94F27" w14:textId="4D81CEB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2" w:author="Sophie Emilie Søborg Agger" w:date="2020-06-23T10:25:00Z"/>
                <w:rFonts w:ascii="Calibri" w:eastAsia="Times New Roman" w:hAnsi="Calibri" w:cs="Calibri"/>
                <w:color w:val="000000"/>
                <w:sz w:val="16"/>
                <w:szCs w:val="16"/>
                <w:rPrChange w:id="323" w:author="Sophie Emilie Søborg Agger" w:date="2020-06-24T13:52:00Z">
                  <w:rPr>
                    <w:del w:id="324" w:author="Sophie Emilie Søborg Agger" w:date="2020-06-23T10:25:00Z"/>
                    <w:rFonts w:ascii="Calibri" w:eastAsia="Times New Roman" w:hAnsi="Calibri" w:cs="Calibri"/>
                    <w:color w:val="000000"/>
                    <w:lang w:val="da-DK"/>
                  </w:rPr>
                </w:rPrChange>
              </w:rPr>
            </w:pPr>
            <w:del w:id="325" w:author="Sophie Emilie Søborg Agger" w:date="2020-06-23T10:25:00Z">
              <w:r w:rsidRPr="00BF3C97" w:rsidDel="00371D58">
                <w:rPr>
                  <w:rFonts w:ascii="Calibri" w:eastAsia="Times New Roman" w:hAnsi="Calibri" w:cs="Calibri"/>
                  <w:color w:val="000000"/>
                  <w:sz w:val="16"/>
                  <w:szCs w:val="16"/>
                  <w:rPrChange w:id="326"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BEE7292" w14:textId="2DE0F6E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7" w:author="Sophie Emilie Søborg Agger" w:date="2020-06-23T10:25:00Z"/>
                <w:rFonts w:ascii="Calibri" w:eastAsia="Times New Roman" w:hAnsi="Calibri" w:cs="Calibri"/>
                <w:color w:val="000000"/>
                <w:sz w:val="16"/>
                <w:szCs w:val="16"/>
                <w:rPrChange w:id="328" w:author="Sophie Emilie Søborg Agger" w:date="2020-06-24T13:52:00Z">
                  <w:rPr>
                    <w:del w:id="329" w:author="Sophie Emilie Søborg Agger" w:date="2020-06-23T10:25:00Z"/>
                    <w:rFonts w:ascii="Calibri" w:eastAsia="Times New Roman" w:hAnsi="Calibri" w:cs="Calibri"/>
                    <w:color w:val="000000"/>
                    <w:lang w:val="da-DK"/>
                  </w:rPr>
                </w:rPrChange>
              </w:rPr>
            </w:pPr>
            <w:del w:id="330" w:author="Sophie Emilie Søborg Agger" w:date="2020-06-23T10:25:00Z">
              <w:r w:rsidRPr="00BF3C97" w:rsidDel="00371D58">
                <w:rPr>
                  <w:rFonts w:ascii="Calibri" w:eastAsia="Times New Roman" w:hAnsi="Calibri" w:cs="Calibri"/>
                  <w:color w:val="000000"/>
                  <w:sz w:val="16"/>
                  <w:szCs w:val="16"/>
                  <w:rPrChange w:id="331"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2DB33A8" w14:textId="44922DC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32" w:author="Sophie Emilie Søborg Agger" w:date="2020-06-23T10:25:00Z"/>
                <w:rFonts w:ascii="Calibri" w:eastAsia="Times New Roman" w:hAnsi="Calibri" w:cs="Calibri"/>
                <w:color w:val="000000"/>
                <w:sz w:val="16"/>
                <w:szCs w:val="16"/>
                <w:rPrChange w:id="333" w:author="Sophie Emilie Søborg Agger" w:date="2020-06-24T13:52:00Z">
                  <w:rPr>
                    <w:del w:id="334" w:author="Sophie Emilie Søborg Agger" w:date="2020-06-23T10:25:00Z"/>
                    <w:rFonts w:ascii="Calibri" w:eastAsia="Times New Roman" w:hAnsi="Calibri" w:cs="Calibri"/>
                    <w:color w:val="000000"/>
                    <w:lang w:val="da-DK"/>
                  </w:rPr>
                </w:rPrChange>
              </w:rPr>
            </w:pPr>
            <w:del w:id="335" w:author="Sophie Emilie Søborg Agger" w:date="2020-06-23T10:25:00Z">
              <w:r w:rsidRPr="00BF3C97" w:rsidDel="00371D58">
                <w:rPr>
                  <w:rFonts w:ascii="Calibri" w:eastAsia="Times New Roman" w:hAnsi="Calibri" w:cs="Calibri"/>
                  <w:color w:val="000000"/>
                  <w:sz w:val="16"/>
                  <w:szCs w:val="16"/>
                  <w:rPrChange w:id="336" w:author="Sophie Emilie Søborg Agger" w:date="2020-06-24T13:52:00Z">
                    <w:rPr>
                      <w:rFonts w:ascii="Calibri" w:eastAsia="Times New Roman" w:hAnsi="Calibri" w:cs="Calibri"/>
                      <w:color w:val="000000"/>
                      <w:lang w:val="da-DK"/>
                    </w:rPr>
                  </w:rPrChange>
                </w:rPr>
                <w:delText>chr29:11175957</w:delText>
              </w:r>
            </w:del>
          </w:p>
        </w:tc>
        <w:tc>
          <w:tcPr>
            <w:tcW w:w="580" w:type="dxa"/>
            <w:noWrap/>
            <w:hideMark/>
          </w:tcPr>
          <w:p w14:paraId="6E597956" w14:textId="4C17AE5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37" w:author="Sophie Emilie Søborg Agger" w:date="2020-06-23T10:25:00Z"/>
                <w:rFonts w:ascii="Calibri" w:eastAsia="Times New Roman" w:hAnsi="Calibri" w:cs="Calibri"/>
                <w:color w:val="000000"/>
                <w:sz w:val="16"/>
                <w:szCs w:val="16"/>
                <w:rPrChange w:id="338" w:author="Sophie Emilie Søborg Agger" w:date="2020-06-24T13:52:00Z">
                  <w:rPr>
                    <w:del w:id="339" w:author="Sophie Emilie Søborg Agger" w:date="2020-06-23T10:25:00Z"/>
                    <w:rFonts w:ascii="Calibri" w:eastAsia="Times New Roman" w:hAnsi="Calibri" w:cs="Calibri"/>
                    <w:color w:val="000000"/>
                    <w:lang w:val="da-DK"/>
                  </w:rPr>
                </w:rPrChange>
              </w:rPr>
            </w:pPr>
            <w:del w:id="340" w:author="Sophie Emilie Søborg Agger" w:date="2020-06-23T10:25:00Z">
              <w:r w:rsidRPr="00BF3C97" w:rsidDel="00371D58">
                <w:rPr>
                  <w:rFonts w:ascii="Calibri" w:eastAsia="Times New Roman" w:hAnsi="Calibri" w:cs="Calibri"/>
                  <w:color w:val="000000"/>
                  <w:sz w:val="16"/>
                  <w:szCs w:val="16"/>
                  <w:rPrChange w:id="341"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990D91E" w14:textId="7BC8D7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2" w:author="Sophie Emilie Søborg Agger" w:date="2020-06-23T10:25:00Z"/>
                <w:rFonts w:ascii="Calibri" w:eastAsia="Times New Roman" w:hAnsi="Calibri" w:cs="Calibri"/>
                <w:color w:val="000000"/>
                <w:sz w:val="16"/>
                <w:szCs w:val="16"/>
                <w:rPrChange w:id="343" w:author="Sophie Emilie Søborg Agger" w:date="2020-06-24T13:52:00Z">
                  <w:rPr>
                    <w:del w:id="344" w:author="Sophie Emilie Søborg Agger" w:date="2020-06-23T10:25:00Z"/>
                    <w:rFonts w:ascii="Calibri" w:eastAsia="Times New Roman" w:hAnsi="Calibri" w:cs="Calibri"/>
                    <w:color w:val="000000"/>
                    <w:lang w:val="da-DK"/>
                  </w:rPr>
                </w:rPrChange>
              </w:rPr>
            </w:pPr>
            <w:del w:id="345" w:author="Sophie Emilie Søborg Agger" w:date="2020-06-23T10:25:00Z">
              <w:r w:rsidRPr="00BF3C97" w:rsidDel="00371D58">
                <w:rPr>
                  <w:rFonts w:ascii="Calibri" w:eastAsia="Times New Roman" w:hAnsi="Calibri" w:cs="Calibri"/>
                  <w:color w:val="000000"/>
                  <w:sz w:val="16"/>
                  <w:szCs w:val="16"/>
                  <w:rPrChange w:id="346"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44E63DEC" w14:textId="32179E4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7" w:author="Sophie Emilie Søborg Agger" w:date="2020-06-23T10:25:00Z"/>
                <w:rFonts w:ascii="Calibri" w:eastAsia="Times New Roman" w:hAnsi="Calibri" w:cs="Calibri"/>
                <w:color w:val="000000"/>
                <w:sz w:val="16"/>
                <w:szCs w:val="16"/>
                <w:rPrChange w:id="348" w:author="Sophie Emilie Søborg Agger" w:date="2020-06-24T13:52:00Z">
                  <w:rPr>
                    <w:del w:id="349" w:author="Sophie Emilie Søborg Agger" w:date="2020-06-23T10:25:00Z"/>
                    <w:rFonts w:ascii="Calibri" w:eastAsia="Times New Roman" w:hAnsi="Calibri" w:cs="Calibri"/>
                    <w:color w:val="000000"/>
                    <w:lang w:val="da-DK"/>
                  </w:rPr>
                </w:rPrChange>
              </w:rPr>
            </w:pPr>
            <w:del w:id="350" w:author="Sophie Emilie Søborg Agger" w:date="2020-06-23T10:25:00Z">
              <w:r w:rsidRPr="00BF3C97" w:rsidDel="00371D58">
                <w:rPr>
                  <w:rFonts w:ascii="Calibri" w:eastAsia="Times New Roman" w:hAnsi="Calibri" w:cs="Calibri"/>
                  <w:color w:val="000000"/>
                  <w:sz w:val="16"/>
                  <w:szCs w:val="16"/>
                  <w:rPrChange w:id="351"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FE26179" w14:textId="33D7912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52" w:author="Sophie Emilie Søborg Agger" w:date="2020-06-23T10:25:00Z"/>
                <w:rFonts w:ascii="Calibri" w:eastAsia="Times New Roman" w:hAnsi="Calibri" w:cs="Calibri"/>
                <w:color w:val="000000"/>
                <w:sz w:val="16"/>
                <w:szCs w:val="16"/>
                <w:rPrChange w:id="353" w:author="Sophie Emilie Søborg Agger" w:date="2020-06-24T13:52:00Z">
                  <w:rPr>
                    <w:del w:id="354" w:author="Sophie Emilie Søborg Agger" w:date="2020-06-23T10:25:00Z"/>
                    <w:rFonts w:ascii="Calibri" w:eastAsia="Times New Roman" w:hAnsi="Calibri" w:cs="Calibri"/>
                    <w:color w:val="000000"/>
                    <w:lang w:val="da-DK"/>
                  </w:rPr>
                </w:rPrChange>
              </w:rPr>
            </w:pPr>
            <w:del w:id="355" w:author="Sophie Emilie Søborg Agger" w:date="2020-06-23T10:25:00Z">
              <w:r w:rsidRPr="00BF3C97" w:rsidDel="00371D58">
                <w:rPr>
                  <w:rFonts w:ascii="Calibri" w:eastAsia="Times New Roman" w:hAnsi="Calibri" w:cs="Calibri"/>
                  <w:color w:val="000000"/>
                  <w:sz w:val="16"/>
                  <w:szCs w:val="16"/>
                  <w:rPrChange w:id="356"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3AC23786" w14:textId="68B5F30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57" w:author="Sophie Emilie Søborg Agger" w:date="2020-06-23T10:25:00Z"/>
                <w:rFonts w:ascii="Calibri" w:eastAsia="Times New Roman" w:hAnsi="Calibri" w:cs="Calibri"/>
                <w:color w:val="000000"/>
                <w:sz w:val="16"/>
                <w:szCs w:val="16"/>
                <w:rPrChange w:id="358" w:author="Sophie Emilie Søborg Agger" w:date="2020-06-24T13:52:00Z">
                  <w:rPr>
                    <w:del w:id="359" w:author="Sophie Emilie Søborg Agger" w:date="2020-06-23T10:25:00Z"/>
                    <w:rFonts w:ascii="Calibri" w:eastAsia="Times New Roman" w:hAnsi="Calibri" w:cs="Calibri"/>
                    <w:color w:val="000000"/>
                    <w:lang w:val="da-DK"/>
                  </w:rPr>
                </w:rPrChange>
              </w:rPr>
            </w:pPr>
            <w:del w:id="360" w:author="Sophie Emilie Søborg Agger" w:date="2020-06-23T10:25:00Z">
              <w:r w:rsidRPr="00BF3C97" w:rsidDel="00371D58">
                <w:rPr>
                  <w:rFonts w:ascii="Calibri" w:eastAsia="Times New Roman" w:hAnsi="Calibri" w:cs="Calibri"/>
                  <w:color w:val="000000"/>
                  <w:sz w:val="16"/>
                  <w:szCs w:val="16"/>
                  <w:rPrChange w:id="361"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7D8DDFB" w14:textId="054D8B67"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62" w:author="Sophie Emilie Søborg Agger" w:date="2020-06-23T10:25:00Z"/>
                <w:rFonts w:ascii="Calibri" w:eastAsia="Times New Roman" w:hAnsi="Calibri" w:cs="Calibri"/>
                <w:color w:val="000000"/>
                <w:sz w:val="16"/>
                <w:szCs w:val="16"/>
                <w:rPrChange w:id="363" w:author="Sophie Emilie Søborg Agger" w:date="2020-06-24T13:52:00Z">
                  <w:rPr>
                    <w:del w:id="364" w:author="Sophie Emilie Søborg Agger" w:date="2020-06-23T10:25:00Z"/>
                    <w:rFonts w:ascii="Calibri" w:eastAsia="Times New Roman" w:hAnsi="Calibri" w:cs="Calibri"/>
                    <w:color w:val="000000"/>
                    <w:lang w:val="da-DK"/>
                  </w:rPr>
                </w:rPrChange>
              </w:rPr>
            </w:pPr>
            <w:del w:id="365" w:author="Sophie Emilie Søborg Agger" w:date="2020-06-23T10:25:00Z">
              <w:r w:rsidRPr="00BF3C97" w:rsidDel="00371D58">
                <w:rPr>
                  <w:rFonts w:ascii="Calibri" w:eastAsia="Times New Roman" w:hAnsi="Calibri" w:cs="Calibri"/>
                  <w:color w:val="000000"/>
                  <w:sz w:val="16"/>
                  <w:szCs w:val="16"/>
                  <w:rPrChange w:id="366"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5C8B8E7" w14:textId="41FA0896"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7" w:author="Sophie Emilie Søborg Agger" w:date="2020-06-23T10:25:00Z"/>
                <w:rFonts w:ascii="Calibri" w:eastAsia="Times New Roman" w:hAnsi="Calibri" w:cs="Calibri"/>
                <w:color w:val="000000"/>
                <w:sz w:val="16"/>
                <w:szCs w:val="16"/>
                <w:rPrChange w:id="368" w:author="Sophie Emilie Søborg Agger" w:date="2020-06-24T13:52:00Z">
                  <w:rPr>
                    <w:del w:id="369" w:author="Sophie Emilie Søborg Agger" w:date="2020-06-23T10:25:00Z"/>
                    <w:rFonts w:ascii="Calibri" w:eastAsia="Times New Roman" w:hAnsi="Calibri" w:cs="Calibri"/>
                    <w:color w:val="000000"/>
                    <w:lang w:val="da-DK"/>
                  </w:rPr>
                </w:rPrChange>
              </w:rPr>
            </w:pPr>
            <w:del w:id="370" w:author="Sophie Emilie Søborg Agger" w:date="2020-06-23T10:25:00Z">
              <w:r w:rsidRPr="00BF3C97" w:rsidDel="00371D58">
                <w:rPr>
                  <w:rFonts w:ascii="Calibri" w:eastAsia="Times New Roman" w:hAnsi="Calibri" w:cs="Calibri"/>
                  <w:color w:val="000000"/>
                  <w:sz w:val="16"/>
                  <w:szCs w:val="16"/>
                  <w:rPrChange w:id="371"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06A6423" w14:textId="109FB193"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72" w:author="Sophie Emilie Søborg Agger" w:date="2020-06-23T10:25:00Z"/>
                <w:rFonts w:ascii="Calibri" w:eastAsia="Times New Roman" w:hAnsi="Calibri" w:cs="Calibri"/>
                <w:color w:val="000000"/>
                <w:sz w:val="16"/>
                <w:szCs w:val="16"/>
                <w:rPrChange w:id="373" w:author="Sophie Emilie Søborg Agger" w:date="2020-06-24T13:52:00Z">
                  <w:rPr>
                    <w:del w:id="374" w:author="Sophie Emilie Søborg Agger" w:date="2020-06-23T10:25:00Z"/>
                    <w:rFonts w:ascii="Calibri" w:eastAsia="Times New Roman" w:hAnsi="Calibri" w:cs="Calibri"/>
                    <w:color w:val="000000"/>
                    <w:lang w:val="da-DK"/>
                  </w:rPr>
                </w:rPrChange>
              </w:rPr>
            </w:pPr>
            <w:del w:id="375" w:author="Sophie Emilie Søborg Agger" w:date="2020-06-23T10:25:00Z">
              <w:r w:rsidRPr="00BF3C97" w:rsidDel="00371D58">
                <w:rPr>
                  <w:rFonts w:ascii="Calibri" w:eastAsia="Times New Roman" w:hAnsi="Calibri" w:cs="Calibri"/>
                  <w:color w:val="000000"/>
                  <w:sz w:val="16"/>
                  <w:szCs w:val="16"/>
                  <w:rPrChange w:id="376"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7FE33A4F" w14:textId="0986F605" w:rsidTr="00371D58">
        <w:trPr>
          <w:cnfStyle w:val="000000100000" w:firstRow="0" w:lastRow="0" w:firstColumn="0" w:lastColumn="0" w:oddVBand="0" w:evenVBand="0" w:oddHBand="1" w:evenHBand="0" w:firstRowFirstColumn="0" w:firstRowLastColumn="0" w:lastRowFirstColumn="0" w:lastRowLastColumn="0"/>
          <w:divId w:val="23947158"/>
          <w:trHeight w:val="320"/>
          <w:del w:id="37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DE873" w14:textId="32BE036A" w:rsidR="00371D58" w:rsidRPr="00BF3C97" w:rsidDel="00371D58" w:rsidRDefault="00371D58" w:rsidP="00371D58">
            <w:pPr>
              <w:rPr>
                <w:del w:id="378" w:author="Sophie Emilie Søborg Agger" w:date="2020-06-23T10:25:00Z"/>
                <w:rFonts w:ascii="Calibri" w:eastAsia="Times New Roman" w:hAnsi="Calibri" w:cs="Calibri"/>
                <w:color w:val="000000"/>
                <w:sz w:val="16"/>
                <w:szCs w:val="16"/>
                <w:rPrChange w:id="379" w:author="Sophie Emilie Søborg Agger" w:date="2020-06-24T13:52:00Z">
                  <w:rPr>
                    <w:del w:id="380" w:author="Sophie Emilie Søborg Agger" w:date="2020-06-23T10:25:00Z"/>
                    <w:rFonts w:ascii="Calibri" w:eastAsia="Times New Roman" w:hAnsi="Calibri" w:cs="Calibri"/>
                    <w:color w:val="000000"/>
                    <w:lang w:val="da-DK"/>
                  </w:rPr>
                </w:rPrChange>
              </w:rPr>
            </w:pPr>
            <w:del w:id="381" w:author="Sophie Emilie Søborg Agger" w:date="2020-06-23T10:25:00Z">
              <w:r w:rsidRPr="00BF3C97" w:rsidDel="00371D58">
                <w:rPr>
                  <w:rFonts w:ascii="Calibri" w:eastAsia="Times New Roman" w:hAnsi="Calibri" w:cs="Calibri"/>
                  <w:color w:val="000000"/>
                  <w:sz w:val="16"/>
                  <w:szCs w:val="16"/>
                  <w:rPrChange w:id="382"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C8B919E" w14:textId="1081610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3" w:author="Sophie Emilie Søborg Agger" w:date="2020-06-23T10:25:00Z"/>
                <w:rFonts w:ascii="Calibri" w:eastAsia="Times New Roman" w:hAnsi="Calibri" w:cs="Calibri"/>
                <w:color w:val="000000"/>
                <w:sz w:val="16"/>
                <w:szCs w:val="16"/>
                <w:rPrChange w:id="384" w:author="Sophie Emilie Søborg Agger" w:date="2020-06-24T13:52:00Z">
                  <w:rPr>
                    <w:del w:id="385" w:author="Sophie Emilie Søborg Agger" w:date="2020-06-23T10:25:00Z"/>
                    <w:rFonts w:ascii="Calibri" w:eastAsia="Times New Roman" w:hAnsi="Calibri" w:cs="Calibri"/>
                    <w:color w:val="000000"/>
                    <w:lang w:val="da-DK"/>
                  </w:rPr>
                </w:rPrChange>
              </w:rPr>
            </w:pPr>
            <w:del w:id="386" w:author="Sophie Emilie Søborg Agger" w:date="2020-06-23T10:25:00Z">
              <w:r w:rsidRPr="00BF3C97" w:rsidDel="00371D58">
                <w:rPr>
                  <w:rFonts w:ascii="Calibri" w:eastAsia="Times New Roman" w:hAnsi="Calibri" w:cs="Calibri"/>
                  <w:color w:val="000000"/>
                  <w:sz w:val="16"/>
                  <w:szCs w:val="16"/>
                  <w:rPrChange w:id="387"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5E2E65" w14:textId="7E35A5D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8" w:author="Sophie Emilie Søborg Agger" w:date="2020-06-23T10:25:00Z"/>
                <w:rFonts w:ascii="Calibri" w:eastAsia="Times New Roman" w:hAnsi="Calibri" w:cs="Calibri"/>
                <w:color w:val="000000"/>
                <w:sz w:val="16"/>
                <w:szCs w:val="16"/>
                <w:rPrChange w:id="389" w:author="Sophie Emilie Søborg Agger" w:date="2020-06-24T13:52:00Z">
                  <w:rPr>
                    <w:del w:id="390" w:author="Sophie Emilie Søborg Agger" w:date="2020-06-23T10:25:00Z"/>
                    <w:rFonts w:ascii="Calibri" w:eastAsia="Times New Roman" w:hAnsi="Calibri" w:cs="Calibri"/>
                    <w:color w:val="000000"/>
                    <w:lang w:val="da-DK"/>
                  </w:rPr>
                </w:rPrChange>
              </w:rPr>
            </w:pPr>
            <w:del w:id="391" w:author="Sophie Emilie Søborg Agger" w:date="2020-06-23T10:25:00Z">
              <w:r w:rsidRPr="00BF3C97" w:rsidDel="00371D58">
                <w:rPr>
                  <w:rFonts w:ascii="Calibri" w:eastAsia="Times New Roman" w:hAnsi="Calibri" w:cs="Calibri"/>
                  <w:color w:val="000000"/>
                  <w:sz w:val="16"/>
                  <w:szCs w:val="16"/>
                  <w:rPrChange w:id="392"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66B564C" w14:textId="222CD59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93" w:author="Sophie Emilie Søborg Agger" w:date="2020-06-23T10:25:00Z"/>
                <w:rFonts w:ascii="Calibri" w:eastAsia="Times New Roman" w:hAnsi="Calibri" w:cs="Calibri"/>
                <w:color w:val="000000"/>
                <w:sz w:val="16"/>
                <w:szCs w:val="16"/>
                <w:rPrChange w:id="394" w:author="Sophie Emilie Søborg Agger" w:date="2020-06-24T13:52:00Z">
                  <w:rPr>
                    <w:del w:id="395" w:author="Sophie Emilie Søborg Agger" w:date="2020-06-23T10:25:00Z"/>
                    <w:rFonts w:ascii="Calibri" w:eastAsia="Times New Roman" w:hAnsi="Calibri" w:cs="Calibri"/>
                    <w:color w:val="000000"/>
                    <w:lang w:val="da-DK"/>
                  </w:rPr>
                </w:rPrChange>
              </w:rPr>
            </w:pPr>
            <w:del w:id="396" w:author="Sophie Emilie Søborg Agger" w:date="2020-06-23T10:25:00Z">
              <w:r w:rsidRPr="00BF3C97" w:rsidDel="00371D58">
                <w:rPr>
                  <w:rFonts w:ascii="Calibri" w:eastAsia="Times New Roman" w:hAnsi="Calibri" w:cs="Calibri"/>
                  <w:color w:val="000000"/>
                  <w:sz w:val="16"/>
                  <w:szCs w:val="16"/>
                  <w:rPrChange w:id="397" w:author="Sophie Emilie Søborg Agger" w:date="2020-06-24T13:52:00Z">
                    <w:rPr>
                      <w:rFonts w:ascii="Calibri" w:eastAsia="Times New Roman" w:hAnsi="Calibri" w:cs="Calibri"/>
                      <w:color w:val="000000"/>
                      <w:lang w:val="da-DK"/>
                    </w:rPr>
                  </w:rPrChange>
                </w:rPr>
                <w:delText>chr29:11189179</w:delText>
              </w:r>
            </w:del>
          </w:p>
        </w:tc>
        <w:tc>
          <w:tcPr>
            <w:tcW w:w="580" w:type="dxa"/>
            <w:noWrap/>
            <w:hideMark/>
          </w:tcPr>
          <w:p w14:paraId="4EDA78FA" w14:textId="2D437156"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98" w:author="Sophie Emilie Søborg Agger" w:date="2020-06-23T10:25:00Z"/>
                <w:rFonts w:ascii="Calibri" w:eastAsia="Times New Roman" w:hAnsi="Calibri" w:cs="Calibri"/>
                <w:color w:val="000000"/>
                <w:sz w:val="16"/>
                <w:szCs w:val="16"/>
                <w:rPrChange w:id="399" w:author="Sophie Emilie Søborg Agger" w:date="2020-06-24T13:52:00Z">
                  <w:rPr>
                    <w:del w:id="400" w:author="Sophie Emilie Søborg Agger" w:date="2020-06-23T10:25:00Z"/>
                    <w:rFonts w:ascii="Calibri" w:eastAsia="Times New Roman" w:hAnsi="Calibri" w:cs="Calibri"/>
                    <w:color w:val="000000"/>
                    <w:lang w:val="da-DK"/>
                  </w:rPr>
                </w:rPrChange>
              </w:rPr>
            </w:pPr>
            <w:del w:id="401" w:author="Sophie Emilie Søborg Agger" w:date="2020-06-23T10:25:00Z">
              <w:r w:rsidRPr="00BF3C97" w:rsidDel="00371D58">
                <w:rPr>
                  <w:rFonts w:ascii="Calibri" w:eastAsia="Times New Roman" w:hAnsi="Calibri" w:cs="Calibri"/>
                  <w:color w:val="000000"/>
                  <w:sz w:val="16"/>
                  <w:szCs w:val="16"/>
                  <w:rPrChange w:id="402"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2E5FE0B8" w14:textId="695C935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3" w:author="Sophie Emilie Søborg Agger" w:date="2020-06-23T10:25:00Z"/>
                <w:rFonts w:ascii="Calibri" w:eastAsia="Times New Roman" w:hAnsi="Calibri" w:cs="Calibri"/>
                <w:color w:val="000000"/>
                <w:sz w:val="16"/>
                <w:szCs w:val="16"/>
                <w:rPrChange w:id="404" w:author="Sophie Emilie Søborg Agger" w:date="2020-06-24T13:52:00Z">
                  <w:rPr>
                    <w:del w:id="405" w:author="Sophie Emilie Søborg Agger" w:date="2020-06-23T10:25:00Z"/>
                    <w:rFonts w:ascii="Calibri" w:eastAsia="Times New Roman" w:hAnsi="Calibri" w:cs="Calibri"/>
                    <w:color w:val="000000"/>
                    <w:lang w:val="da-DK"/>
                  </w:rPr>
                </w:rPrChange>
              </w:rPr>
            </w:pPr>
            <w:del w:id="406" w:author="Sophie Emilie Søborg Agger" w:date="2020-06-23T10:25:00Z">
              <w:r w:rsidRPr="00BF3C97" w:rsidDel="00371D58">
                <w:rPr>
                  <w:rFonts w:ascii="Calibri" w:eastAsia="Times New Roman" w:hAnsi="Calibri" w:cs="Calibri"/>
                  <w:color w:val="000000"/>
                  <w:sz w:val="16"/>
                  <w:szCs w:val="16"/>
                  <w:rPrChange w:id="407" w:author="Sophie Emilie Søborg Agger" w:date="2020-06-24T13:52:00Z">
                    <w:rPr>
                      <w:rFonts w:ascii="Calibri" w:eastAsia="Times New Roman" w:hAnsi="Calibri" w:cs="Calibri"/>
                      <w:color w:val="000000"/>
                      <w:lang w:val="da-DK"/>
                    </w:rPr>
                  </w:rPrChange>
                </w:rPr>
                <w:delText>5.09</w:delText>
              </w:r>
            </w:del>
          </w:p>
        </w:tc>
        <w:tc>
          <w:tcPr>
            <w:tcW w:w="604" w:type="dxa"/>
            <w:noWrap/>
            <w:hideMark/>
          </w:tcPr>
          <w:p w14:paraId="2F3CBAC7" w14:textId="1BF1FF5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8" w:author="Sophie Emilie Søborg Agger" w:date="2020-06-23T10:25:00Z"/>
                <w:rFonts w:ascii="Calibri" w:eastAsia="Times New Roman" w:hAnsi="Calibri" w:cs="Calibri"/>
                <w:color w:val="000000"/>
                <w:sz w:val="16"/>
                <w:szCs w:val="16"/>
                <w:rPrChange w:id="409" w:author="Sophie Emilie Søborg Agger" w:date="2020-06-24T13:52:00Z">
                  <w:rPr>
                    <w:del w:id="410" w:author="Sophie Emilie Søborg Agger" w:date="2020-06-23T10:25:00Z"/>
                    <w:rFonts w:ascii="Calibri" w:eastAsia="Times New Roman" w:hAnsi="Calibri" w:cs="Calibri"/>
                    <w:color w:val="000000"/>
                    <w:lang w:val="da-DK"/>
                  </w:rPr>
                </w:rPrChange>
              </w:rPr>
            </w:pPr>
            <w:del w:id="411" w:author="Sophie Emilie Søborg Agger" w:date="2020-06-23T10:25:00Z">
              <w:r w:rsidRPr="00BF3C97" w:rsidDel="00371D58">
                <w:rPr>
                  <w:rFonts w:ascii="Calibri" w:eastAsia="Times New Roman" w:hAnsi="Calibri" w:cs="Calibri"/>
                  <w:color w:val="000000"/>
                  <w:sz w:val="16"/>
                  <w:szCs w:val="16"/>
                  <w:rPrChange w:id="412"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7D62628" w14:textId="23177C2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13" w:author="Sophie Emilie Søborg Agger" w:date="2020-06-23T10:25:00Z"/>
                <w:rFonts w:ascii="Calibri" w:eastAsia="Times New Roman" w:hAnsi="Calibri" w:cs="Calibri"/>
                <w:color w:val="000000"/>
                <w:sz w:val="16"/>
                <w:szCs w:val="16"/>
                <w:rPrChange w:id="414" w:author="Sophie Emilie Søborg Agger" w:date="2020-06-24T13:52:00Z">
                  <w:rPr>
                    <w:del w:id="415" w:author="Sophie Emilie Søborg Agger" w:date="2020-06-23T10:25:00Z"/>
                    <w:rFonts w:ascii="Calibri" w:eastAsia="Times New Roman" w:hAnsi="Calibri" w:cs="Calibri"/>
                    <w:color w:val="000000"/>
                    <w:lang w:val="da-DK"/>
                  </w:rPr>
                </w:rPrChange>
              </w:rPr>
            </w:pPr>
            <w:del w:id="416" w:author="Sophie Emilie Søborg Agger" w:date="2020-06-23T10:25:00Z">
              <w:r w:rsidRPr="00BF3C97" w:rsidDel="00371D58">
                <w:rPr>
                  <w:rFonts w:ascii="Calibri" w:eastAsia="Times New Roman" w:hAnsi="Calibri" w:cs="Calibri"/>
                  <w:color w:val="000000"/>
                  <w:sz w:val="16"/>
                  <w:szCs w:val="16"/>
                  <w:rPrChange w:id="417"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7D829967" w14:textId="10794E9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18" w:author="Sophie Emilie Søborg Agger" w:date="2020-06-23T10:25:00Z"/>
                <w:rFonts w:ascii="Calibri" w:eastAsia="Times New Roman" w:hAnsi="Calibri" w:cs="Calibri"/>
                <w:color w:val="000000"/>
                <w:sz w:val="16"/>
                <w:szCs w:val="16"/>
                <w:rPrChange w:id="419" w:author="Sophie Emilie Søborg Agger" w:date="2020-06-24T13:52:00Z">
                  <w:rPr>
                    <w:del w:id="420" w:author="Sophie Emilie Søborg Agger" w:date="2020-06-23T10:25:00Z"/>
                    <w:rFonts w:ascii="Calibri" w:eastAsia="Times New Roman" w:hAnsi="Calibri" w:cs="Calibri"/>
                    <w:color w:val="000000"/>
                    <w:lang w:val="da-DK"/>
                  </w:rPr>
                </w:rPrChange>
              </w:rPr>
            </w:pPr>
            <w:del w:id="421" w:author="Sophie Emilie Søborg Agger" w:date="2020-06-23T10:25:00Z">
              <w:r w:rsidRPr="00BF3C97" w:rsidDel="00371D58">
                <w:rPr>
                  <w:rFonts w:ascii="Calibri" w:eastAsia="Times New Roman" w:hAnsi="Calibri" w:cs="Calibri"/>
                  <w:color w:val="000000"/>
                  <w:sz w:val="16"/>
                  <w:szCs w:val="16"/>
                  <w:rPrChange w:id="422"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1644128F" w14:textId="6D0636C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23" w:author="Sophie Emilie Søborg Agger" w:date="2020-06-23T10:25:00Z"/>
                <w:rFonts w:ascii="Calibri" w:eastAsia="Times New Roman" w:hAnsi="Calibri" w:cs="Calibri"/>
                <w:color w:val="000000"/>
                <w:sz w:val="16"/>
                <w:szCs w:val="16"/>
                <w:rPrChange w:id="424" w:author="Sophie Emilie Søborg Agger" w:date="2020-06-24T13:52:00Z">
                  <w:rPr>
                    <w:del w:id="425" w:author="Sophie Emilie Søborg Agger" w:date="2020-06-23T10:25:00Z"/>
                    <w:rFonts w:ascii="Calibri" w:eastAsia="Times New Roman" w:hAnsi="Calibri" w:cs="Calibri"/>
                    <w:color w:val="000000"/>
                    <w:lang w:val="da-DK"/>
                  </w:rPr>
                </w:rPrChange>
              </w:rPr>
            </w:pPr>
            <w:del w:id="426" w:author="Sophie Emilie Søborg Agger" w:date="2020-06-23T10:25:00Z">
              <w:r w:rsidRPr="00BF3C97" w:rsidDel="00371D58">
                <w:rPr>
                  <w:rFonts w:ascii="Calibri" w:eastAsia="Times New Roman" w:hAnsi="Calibri" w:cs="Calibri"/>
                  <w:color w:val="000000"/>
                  <w:sz w:val="16"/>
                  <w:szCs w:val="16"/>
                  <w:rPrChange w:id="427"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4C88C174" w14:textId="681B640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8" w:author="Sophie Emilie Søborg Agger" w:date="2020-06-23T10:25:00Z"/>
                <w:rFonts w:ascii="Calibri" w:eastAsia="Times New Roman" w:hAnsi="Calibri" w:cs="Calibri"/>
                <w:color w:val="000000"/>
                <w:sz w:val="16"/>
                <w:szCs w:val="16"/>
                <w:rPrChange w:id="429" w:author="Sophie Emilie Søborg Agger" w:date="2020-06-24T13:52:00Z">
                  <w:rPr>
                    <w:del w:id="430" w:author="Sophie Emilie Søborg Agger" w:date="2020-06-23T10:25:00Z"/>
                    <w:rFonts w:ascii="Calibri" w:eastAsia="Times New Roman" w:hAnsi="Calibri" w:cs="Calibri"/>
                    <w:color w:val="000000"/>
                    <w:lang w:val="da-DK"/>
                  </w:rPr>
                </w:rPrChange>
              </w:rPr>
            </w:pPr>
            <w:del w:id="431" w:author="Sophie Emilie Søborg Agger" w:date="2020-06-23T10:25:00Z">
              <w:r w:rsidRPr="00BF3C97" w:rsidDel="00371D58">
                <w:rPr>
                  <w:rFonts w:ascii="Calibri" w:eastAsia="Times New Roman" w:hAnsi="Calibri" w:cs="Calibri"/>
                  <w:color w:val="000000"/>
                  <w:sz w:val="16"/>
                  <w:szCs w:val="16"/>
                  <w:rPrChange w:id="432"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35726040" w14:textId="3A7DDCA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33" w:author="Sophie Emilie Søborg Agger" w:date="2020-06-23T10:25:00Z"/>
                <w:rFonts w:ascii="Calibri" w:eastAsia="Times New Roman" w:hAnsi="Calibri" w:cs="Calibri"/>
                <w:color w:val="000000"/>
                <w:sz w:val="16"/>
                <w:szCs w:val="16"/>
                <w:rPrChange w:id="434" w:author="Sophie Emilie Søborg Agger" w:date="2020-06-24T13:52:00Z">
                  <w:rPr>
                    <w:del w:id="435" w:author="Sophie Emilie Søborg Agger" w:date="2020-06-23T10:25:00Z"/>
                    <w:rFonts w:ascii="Calibri" w:eastAsia="Times New Roman" w:hAnsi="Calibri" w:cs="Calibri"/>
                    <w:color w:val="000000"/>
                    <w:lang w:val="da-DK"/>
                  </w:rPr>
                </w:rPrChange>
              </w:rPr>
            </w:pPr>
            <w:del w:id="436" w:author="Sophie Emilie Søborg Agger" w:date="2020-06-23T10:25:00Z">
              <w:r w:rsidRPr="00BF3C97" w:rsidDel="00371D58">
                <w:rPr>
                  <w:rFonts w:ascii="Calibri" w:eastAsia="Times New Roman" w:hAnsi="Calibri" w:cs="Calibri"/>
                  <w:color w:val="000000"/>
                  <w:sz w:val="16"/>
                  <w:szCs w:val="16"/>
                  <w:rPrChange w:id="437"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45D68B02" w14:textId="398B02AA" w:rsidTr="00371D58">
        <w:trPr>
          <w:divId w:val="23947158"/>
          <w:trHeight w:val="320"/>
          <w:del w:id="43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0D858" w14:textId="19064060" w:rsidR="00371D58" w:rsidRPr="00BF3C97" w:rsidDel="00371D58" w:rsidRDefault="00371D58" w:rsidP="00371D58">
            <w:pPr>
              <w:rPr>
                <w:del w:id="439" w:author="Sophie Emilie Søborg Agger" w:date="2020-06-23T10:25:00Z"/>
                <w:rFonts w:ascii="Calibri" w:eastAsia="Times New Roman" w:hAnsi="Calibri" w:cs="Calibri"/>
                <w:color w:val="000000"/>
                <w:sz w:val="16"/>
                <w:szCs w:val="16"/>
                <w:rPrChange w:id="440" w:author="Sophie Emilie Søborg Agger" w:date="2020-06-24T13:52:00Z">
                  <w:rPr>
                    <w:del w:id="441" w:author="Sophie Emilie Søborg Agger" w:date="2020-06-23T10:25:00Z"/>
                    <w:rFonts w:ascii="Calibri" w:eastAsia="Times New Roman" w:hAnsi="Calibri" w:cs="Calibri"/>
                    <w:color w:val="000000"/>
                    <w:lang w:val="da-DK"/>
                  </w:rPr>
                </w:rPrChange>
              </w:rPr>
            </w:pPr>
            <w:del w:id="442" w:author="Sophie Emilie Søborg Agger" w:date="2020-06-23T10:25:00Z">
              <w:r w:rsidRPr="00BF3C97" w:rsidDel="00371D58">
                <w:rPr>
                  <w:rFonts w:ascii="Calibri" w:eastAsia="Times New Roman" w:hAnsi="Calibri" w:cs="Calibri"/>
                  <w:color w:val="000000"/>
                  <w:sz w:val="16"/>
                  <w:szCs w:val="16"/>
                  <w:rPrChange w:id="443"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1B87453" w14:textId="7CFBA54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44" w:author="Sophie Emilie Søborg Agger" w:date="2020-06-23T10:25:00Z"/>
                <w:rFonts w:ascii="Calibri" w:eastAsia="Times New Roman" w:hAnsi="Calibri" w:cs="Calibri"/>
                <w:color w:val="000000"/>
                <w:sz w:val="16"/>
                <w:szCs w:val="16"/>
                <w:rPrChange w:id="445" w:author="Sophie Emilie Søborg Agger" w:date="2020-06-24T13:52:00Z">
                  <w:rPr>
                    <w:del w:id="446" w:author="Sophie Emilie Søborg Agger" w:date="2020-06-23T10:25:00Z"/>
                    <w:rFonts w:ascii="Calibri" w:eastAsia="Times New Roman" w:hAnsi="Calibri" w:cs="Calibri"/>
                    <w:color w:val="000000"/>
                    <w:lang w:val="da-DK"/>
                  </w:rPr>
                </w:rPrChange>
              </w:rPr>
            </w:pPr>
            <w:del w:id="447" w:author="Sophie Emilie Søborg Agger" w:date="2020-06-23T10:25:00Z">
              <w:r w:rsidRPr="00BF3C97" w:rsidDel="00371D58">
                <w:rPr>
                  <w:rFonts w:ascii="Calibri" w:eastAsia="Times New Roman" w:hAnsi="Calibri" w:cs="Calibri"/>
                  <w:color w:val="000000"/>
                  <w:sz w:val="16"/>
                  <w:szCs w:val="16"/>
                  <w:rPrChange w:id="448"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C534B26" w14:textId="5298768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49" w:author="Sophie Emilie Søborg Agger" w:date="2020-06-23T10:25:00Z"/>
                <w:rFonts w:ascii="Calibri" w:eastAsia="Times New Roman" w:hAnsi="Calibri" w:cs="Calibri"/>
                <w:color w:val="000000"/>
                <w:sz w:val="16"/>
                <w:szCs w:val="16"/>
                <w:rPrChange w:id="450" w:author="Sophie Emilie Søborg Agger" w:date="2020-06-24T13:52:00Z">
                  <w:rPr>
                    <w:del w:id="451" w:author="Sophie Emilie Søborg Agger" w:date="2020-06-23T10:25:00Z"/>
                    <w:rFonts w:ascii="Calibri" w:eastAsia="Times New Roman" w:hAnsi="Calibri" w:cs="Calibri"/>
                    <w:color w:val="000000"/>
                    <w:lang w:val="da-DK"/>
                  </w:rPr>
                </w:rPrChange>
              </w:rPr>
            </w:pPr>
            <w:del w:id="452" w:author="Sophie Emilie Søborg Agger" w:date="2020-06-23T10:25:00Z">
              <w:r w:rsidRPr="00BF3C97" w:rsidDel="00371D58">
                <w:rPr>
                  <w:rFonts w:ascii="Calibri" w:eastAsia="Times New Roman" w:hAnsi="Calibri" w:cs="Calibri"/>
                  <w:color w:val="000000"/>
                  <w:sz w:val="16"/>
                  <w:szCs w:val="16"/>
                  <w:rPrChange w:id="453"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4261839" w14:textId="389A5E2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4" w:author="Sophie Emilie Søborg Agger" w:date="2020-06-23T10:25:00Z"/>
                <w:rFonts w:ascii="Calibri" w:eastAsia="Times New Roman" w:hAnsi="Calibri" w:cs="Calibri"/>
                <w:color w:val="000000"/>
                <w:sz w:val="16"/>
                <w:szCs w:val="16"/>
                <w:rPrChange w:id="455" w:author="Sophie Emilie Søborg Agger" w:date="2020-06-24T13:52:00Z">
                  <w:rPr>
                    <w:del w:id="456" w:author="Sophie Emilie Søborg Agger" w:date="2020-06-23T10:25:00Z"/>
                    <w:rFonts w:ascii="Calibri" w:eastAsia="Times New Roman" w:hAnsi="Calibri" w:cs="Calibri"/>
                    <w:color w:val="000000"/>
                    <w:lang w:val="da-DK"/>
                  </w:rPr>
                </w:rPrChange>
              </w:rPr>
            </w:pPr>
            <w:del w:id="457" w:author="Sophie Emilie Søborg Agger" w:date="2020-06-23T10:25:00Z">
              <w:r w:rsidRPr="00BF3C97" w:rsidDel="00371D58">
                <w:rPr>
                  <w:rFonts w:ascii="Calibri" w:eastAsia="Times New Roman" w:hAnsi="Calibri" w:cs="Calibri"/>
                  <w:color w:val="000000"/>
                  <w:sz w:val="16"/>
                  <w:szCs w:val="16"/>
                  <w:rPrChange w:id="458" w:author="Sophie Emilie Søborg Agger" w:date="2020-06-24T13:52:00Z">
                    <w:rPr>
                      <w:rFonts w:ascii="Calibri" w:eastAsia="Times New Roman" w:hAnsi="Calibri" w:cs="Calibri"/>
                      <w:color w:val="000000"/>
                      <w:lang w:val="da-DK"/>
                    </w:rPr>
                  </w:rPrChange>
                </w:rPr>
                <w:delText>chr29:11190237</w:delText>
              </w:r>
            </w:del>
          </w:p>
        </w:tc>
        <w:tc>
          <w:tcPr>
            <w:tcW w:w="580" w:type="dxa"/>
            <w:noWrap/>
            <w:hideMark/>
          </w:tcPr>
          <w:p w14:paraId="347C0325" w14:textId="695B2F8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59" w:author="Sophie Emilie Søborg Agger" w:date="2020-06-23T10:25:00Z"/>
                <w:rFonts w:ascii="Calibri" w:eastAsia="Times New Roman" w:hAnsi="Calibri" w:cs="Calibri"/>
                <w:color w:val="000000"/>
                <w:sz w:val="16"/>
                <w:szCs w:val="16"/>
                <w:rPrChange w:id="460" w:author="Sophie Emilie Søborg Agger" w:date="2020-06-24T13:52:00Z">
                  <w:rPr>
                    <w:del w:id="461" w:author="Sophie Emilie Søborg Agger" w:date="2020-06-23T10:25:00Z"/>
                    <w:rFonts w:ascii="Calibri" w:eastAsia="Times New Roman" w:hAnsi="Calibri" w:cs="Calibri"/>
                    <w:color w:val="000000"/>
                    <w:lang w:val="da-DK"/>
                  </w:rPr>
                </w:rPrChange>
              </w:rPr>
            </w:pPr>
            <w:del w:id="462" w:author="Sophie Emilie Søborg Agger" w:date="2020-06-23T10:25:00Z">
              <w:r w:rsidRPr="00BF3C97" w:rsidDel="00371D58">
                <w:rPr>
                  <w:rFonts w:ascii="Calibri" w:eastAsia="Times New Roman" w:hAnsi="Calibri" w:cs="Calibri"/>
                  <w:color w:val="000000"/>
                  <w:sz w:val="16"/>
                  <w:szCs w:val="16"/>
                  <w:rPrChange w:id="463"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4918460" w14:textId="2984DCC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4" w:author="Sophie Emilie Søborg Agger" w:date="2020-06-23T10:25:00Z"/>
                <w:rFonts w:ascii="Calibri" w:eastAsia="Times New Roman" w:hAnsi="Calibri" w:cs="Calibri"/>
                <w:color w:val="000000"/>
                <w:sz w:val="16"/>
                <w:szCs w:val="16"/>
                <w:rPrChange w:id="465" w:author="Sophie Emilie Søborg Agger" w:date="2020-06-24T13:52:00Z">
                  <w:rPr>
                    <w:del w:id="466" w:author="Sophie Emilie Søborg Agger" w:date="2020-06-23T10:25:00Z"/>
                    <w:rFonts w:ascii="Calibri" w:eastAsia="Times New Roman" w:hAnsi="Calibri" w:cs="Calibri"/>
                    <w:color w:val="000000"/>
                    <w:lang w:val="da-DK"/>
                  </w:rPr>
                </w:rPrChange>
              </w:rPr>
            </w:pPr>
            <w:del w:id="467" w:author="Sophie Emilie Søborg Agger" w:date="2020-06-23T10:25:00Z">
              <w:r w:rsidRPr="00BF3C97" w:rsidDel="00371D58">
                <w:rPr>
                  <w:rFonts w:ascii="Calibri" w:eastAsia="Times New Roman" w:hAnsi="Calibri" w:cs="Calibri"/>
                  <w:color w:val="000000"/>
                  <w:sz w:val="16"/>
                  <w:szCs w:val="16"/>
                  <w:rPrChange w:id="468"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2D9019DD" w14:textId="161894D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9" w:author="Sophie Emilie Søborg Agger" w:date="2020-06-23T10:25:00Z"/>
                <w:rFonts w:ascii="Calibri" w:eastAsia="Times New Roman" w:hAnsi="Calibri" w:cs="Calibri"/>
                <w:color w:val="000000"/>
                <w:sz w:val="16"/>
                <w:szCs w:val="16"/>
                <w:rPrChange w:id="470" w:author="Sophie Emilie Søborg Agger" w:date="2020-06-24T13:52:00Z">
                  <w:rPr>
                    <w:del w:id="471" w:author="Sophie Emilie Søborg Agger" w:date="2020-06-23T10:25:00Z"/>
                    <w:rFonts w:ascii="Calibri" w:eastAsia="Times New Roman" w:hAnsi="Calibri" w:cs="Calibri"/>
                    <w:color w:val="000000"/>
                    <w:lang w:val="da-DK"/>
                  </w:rPr>
                </w:rPrChange>
              </w:rPr>
            </w:pPr>
            <w:del w:id="472" w:author="Sophie Emilie Søborg Agger" w:date="2020-06-23T10:25:00Z">
              <w:r w:rsidRPr="00BF3C97" w:rsidDel="00371D58">
                <w:rPr>
                  <w:rFonts w:ascii="Calibri" w:eastAsia="Times New Roman" w:hAnsi="Calibri" w:cs="Calibri"/>
                  <w:color w:val="000000"/>
                  <w:sz w:val="16"/>
                  <w:szCs w:val="16"/>
                  <w:rPrChange w:id="473"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0C3CF59A" w14:textId="67272E1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4" w:author="Sophie Emilie Søborg Agger" w:date="2020-06-23T10:25:00Z"/>
                <w:rFonts w:ascii="Calibri" w:eastAsia="Times New Roman" w:hAnsi="Calibri" w:cs="Calibri"/>
                <w:color w:val="000000"/>
                <w:sz w:val="16"/>
                <w:szCs w:val="16"/>
                <w:rPrChange w:id="475" w:author="Sophie Emilie Søborg Agger" w:date="2020-06-24T13:52:00Z">
                  <w:rPr>
                    <w:del w:id="476" w:author="Sophie Emilie Søborg Agger" w:date="2020-06-23T10:25:00Z"/>
                    <w:rFonts w:ascii="Calibri" w:eastAsia="Times New Roman" w:hAnsi="Calibri" w:cs="Calibri"/>
                    <w:color w:val="000000"/>
                    <w:lang w:val="da-DK"/>
                  </w:rPr>
                </w:rPrChange>
              </w:rPr>
            </w:pPr>
            <w:del w:id="477" w:author="Sophie Emilie Søborg Agger" w:date="2020-06-23T10:25:00Z">
              <w:r w:rsidRPr="00BF3C97" w:rsidDel="00371D58">
                <w:rPr>
                  <w:rFonts w:ascii="Calibri" w:eastAsia="Times New Roman" w:hAnsi="Calibri" w:cs="Calibri"/>
                  <w:color w:val="000000"/>
                  <w:sz w:val="16"/>
                  <w:szCs w:val="16"/>
                  <w:rPrChange w:id="478"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19A6BEE8" w14:textId="4AB921A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79" w:author="Sophie Emilie Søborg Agger" w:date="2020-06-23T10:25:00Z"/>
                <w:rFonts w:ascii="Calibri" w:eastAsia="Times New Roman" w:hAnsi="Calibri" w:cs="Calibri"/>
                <w:color w:val="000000"/>
                <w:sz w:val="16"/>
                <w:szCs w:val="16"/>
                <w:rPrChange w:id="480" w:author="Sophie Emilie Søborg Agger" w:date="2020-06-24T13:52:00Z">
                  <w:rPr>
                    <w:del w:id="481" w:author="Sophie Emilie Søborg Agger" w:date="2020-06-23T10:25:00Z"/>
                    <w:rFonts w:ascii="Calibri" w:eastAsia="Times New Roman" w:hAnsi="Calibri" w:cs="Calibri"/>
                    <w:color w:val="000000"/>
                    <w:lang w:val="da-DK"/>
                  </w:rPr>
                </w:rPrChange>
              </w:rPr>
            </w:pPr>
            <w:del w:id="482" w:author="Sophie Emilie Søborg Agger" w:date="2020-06-23T10:25:00Z">
              <w:r w:rsidRPr="00BF3C97" w:rsidDel="00371D58">
                <w:rPr>
                  <w:rFonts w:ascii="Calibri" w:eastAsia="Times New Roman" w:hAnsi="Calibri" w:cs="Calibri"/>
                  <w:color w:val="000000"/>
                  <w:sz w:val="16"/>
                  <w:szCs w:val="16"/>
                  <w:rPrChange w:id="483"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2CF69955" w14:textId="2A3D7A7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4" w:author="Sophie Emilie Søborg Agger" w:date="2020-06-23T10:25:00Z"/>
                <w:rFonts w:ascii="Calibri" w:eastAsia="Times New Roman" w:hAnsi="Calibri" w:cs="Calibri"/>
                <w:color w:val="000000"/>
                <w:sz w:val="16"/>
                <w:szCs w:val="16"/>
                <w:rPrChange w:id="485" w:author="Sophie Emilie Søborg Agger" w:date="2020-06-24T13:52:00Z">
                  <w:rPr>
                    <w:del w:id="486" w:author="Sophie Emilie Søborg Agger" w:date="2020-06-23T10:25:00Z"/>
                    <w:rFonts w:ascii="Calibri" w:eastAsia="Times New Roman" w:hAnsi="Calibri" w:cs="Calibri"/>
                    <w:color w:val="000000"/>
                    <w:lang w:val="da-DK"/>
                  </w:rPr>
                </w:rPrChange>
              </w:rPr>
            </w:pPr>
            <w:del w:id="487" w:author="Sophie Emilie Søborg Agger" w:date="2020-06-23T10:25:00Z">
              <w:r w:rsidRPr="00BF3C97" w:rsidDel="00371D58">
                <w:rPr>
                  <w:rFonts w:ascii="Calibri" w:eastAsia="Times New Roman" w:hAnsi="Calibri" w:cs="Calibri"/>
                  <w:color w:val="000000"/>
                  <w:sz w:val="16"/>
                  <w:szCs w:val="16"/>
                  <w:rPrChange w:id="488"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0B651D8F" w14:textId="21F13DB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89" w:author="Sophie Emilie Søborg Agger" w:date="2020-06-23T10:25:00Z"/>
                <w:rFonts w:ascii="Calibri" w:eastAsia="Times New Roman" w:hAnsi="Calibri" w:cs="Calibri"/>
                <w:color w:val="000000"/>
                <w:sz w:val="16"/>
                <w:szCs w:val="16"/>
                <w:rPrChange w:id="490" w:author="Sophie Emilie Søborg Agger" w:date="2020-06-24T13:52:00Z">
                  <w:rPr>
                    <w:del w:id="491" w:author="Sophie Emilie Søborg Agger" w:date="2020-06-23T10:25:00Z"/>
                    <w:rFonts w:ascii="Calibri" w:eastAsia="Times New Roman" w:hAnsi="Calibri" w:cs="Calibri"/>
                    <w:color w:val="000000"/>
                    <w:lang w:val="da-DK"/>
                  </w:rPr>
                </w:rPrChange>
              </w:rPr>
            </w:pPr>
            <w:del w:id="492" w:author="Sophie Emilie Søborg Agger" w:date="2020-06-23T10:25:00Z">
              <w:r w:rsidRPr="00BF3C97" w:rsidDel="00371D58">
                <w:rPr>
                  <w:rFonts w:ascii="Calibri" w:eastAsia="Times New Roman" w:hAnsi="Calibri" w:cs="Calibri"/>
                  <w:color w:val="000000"/>
                  <w:sz w:val="16"/>
                  <w:szCs w:val="16"/>
                  <w:rPrChange w:id="493"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412BBBF5" w14:textId="0CD3EF2B"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4" w:author="Sophie Emilie Søborg Agger" w:date="2020-06-23T10:25:00Z"/>
                <w:rFonts w:ascii="Calibri" w:eastAsia="Times New Roman" w:hAnsi="Calibri" w:cs="Calibri"/>
                <w:color w:val="000000"/>
                <w:sz w:val="16"/>
                <w:szCs w:val="16"/>
                <w:rPrChange w:id="495" w:author="Sophie Emilie Søborg Agger" w:date="2020-06-24T13:52:00Z">
                  <w:rPr>
                    <w:del w:id="496" w:author="Sophie Emilie Søborg Agger" w:date="2020-06-23T10:25:00Z"/>
                    <w:rFonts w:ascii="Calibri" w:eastAsia="Times New Roman" w:hAnsi="Calibri" w:cs="Calibri"/>
                    <w:color w:val="000000"/>
                    <w:lang w:val="da-DK"/>
                  </w:rPr>
                </w:rPrChange>
              </w:rPr>
            </w:pPr>
            <w:del w:id="497" w:author="Sophie Emilie Søborg Agger" w:date="2020-06-23T10:25:00Z">
              <w:r w:rsidRPr="00BF3C97" w:rsidDel="00371D58">
                <w:rPr>
                  <w:rFonts w:ascii="Calibri" w:eastAsia="Times New Roman" w:hAnsi="Calibri" w:cs="Calibri"/>
                  <w:color w:val="000000"/>
                  <w:sz w:val="16"/>
                  <w:szCs w:val="16"/>
                  <w:rPrChange w:id="498"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51E0F64C" w14:textId="692297DA" w:rsidTr="00371D58">
        <w:trPr>
          <w:cnfStyle w:val="000000100000" w:firstRow="0" w:lastRow="0" w:firstColumn="0" w:lastColumn="0" w:oddVBand="0" w:evenVBand="0" w:oddHBand="1" w:evenHBand="0" w:firstRowFirstColumn="0" w:firstRowLastColumn="0" w:lastRowFirstColumn="0" w:lastRowLastColumn="0"/>
          <w:divId w:val="23947158"/>
          <w:trHeight w:val="320"/>
          <w:del w:id="49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9F9FDF" w14:textId="718B2015" w:rsidR="00371D58" w:rsidRPr="00BF3C97" w:rsidDel="00371D58" w:rsidRDefault="00371D58" w:rsidP="00371D58">
            <w:pPr>
              <w:rPr>
                <w:del w:id="500" w:author="Sophie Emilie Søborg Agger" w:date="2020-06-23T10:25:00Z"/>
                <w:rFonts w:ascii="Calibri" w:eastAsia="Times New Roman" w:hAnsi="Calibri" w:cs="Calibri"/>
                <w:color w:val="000000"/>
                <w:sz w:val="16"/>
                <w:szCs w:val="16"/>
                <w:rPrChange w:id="501" w:author="Sophie Emilie Søborg Agger" w:date="2020-06-24T13:52:00Z">
                  <w:rPr>
                    <w:del w:id="502" w:author="Sophie Emilie Søborg Agger" w:date="2020-06-23T10:25:00Z"/>
                    <w:rFonts w:ascii="Calibri" w:eastAsia="Times New Roman" w:hAnsi="Calibri" w:cs="Calibri"/>
                    <w:color w:val="000000"/>
                    <w:lang w:val="da-DK"/>
                  </w:rPr>
                </w:rPrChange>
              </w:rPr>
            </w:pPr>
            <w:del w:id="503" w:author="Sophie Emilie Søborg Agger" w:date="2020-06-23T10:25:00Z">
              <w:r w:rsidRPr="00BF3C97" w:rsidDel="00371D58">
                <w:rPr>
                  <w:rFonts w:ascii="Calibri" w:eastAsia="Times New Roman" w:hAnsi="Calibri" w:cs="Calibri"/>
                  <w:color w:val="000000"/>
                  <w:sz w:val="16"/>
                  <w:szCs w:val="16"/>
                  <w:rPrChange w:id="504"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50C5072D" w14:textId="12D18937"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05" w:author="Sophie Emilie Søborg Agger" w:date="2020-06-23T10:25:00Z"/>
                <w:rFonts w:ascii="Calibri" w:eastAsia="Times New Roman" w:hAnsi="Calibri" w:cs="Calibri"/>
                <w:color w:val="000000"/>
                <w:sz w:val="16"/>
                <w:szCs w:val="16"/>
                <w:rPrChange w:id="506" w:author="Sophie Emilie Søborg Agger" w:date="2020-06-24T13:52:00Z">
                  <w:rPr>
                    <w:del w:id="507" w:author="Sophie Emilie Søborg Agger" w:date="2020-06-23T10:25:00Z"/>
                    <w:rFonts w:ascii="Calibri" w:eastAsia="Times New Roman" w:hAnsi="Calibri" w:cs="Calibri"/>
                    <w:color w:val="000000"/>
                    <w:lang w:val="da-DK"/>
                  </w:rPr>
                </w:rPrChange>
              </w:rPr>
            </w:pPr>
            <w:del w:id="508" w:author="Sophie Emilie Søborg Agger" w:date="2020-06-23T10:25:00Z">
              <w:r w:rsidRPr="00BF3C97" w:rsidDel="00371D58">
                <w:rPr>
                  <w:rFonts w:ascii="Calibri" w:eastAsia="Times New Roman" w:hAnsi="Calibri" w:cs="Calibri"/>
                  <w:color w:val="000000"/>
                  <w:sz w:val="16"/>
                  <w:szCs w:val="16"/>
                  <w:rPrChange w:id="509"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B12908" w14:textId="3DAADDD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0" w:author="Sophie Emilie Søborg Agger" w:date="2020-06-23T10:25:00Z"/>
                <w:rFonts w:ascii="Calibri" w:eastAsia="Times New Roman" w:hAnsi="Calibri" w:cs="Calibri"/>
                <w:color w:val="000000"/>
                <w:sz w:val="16"/>
                <w:szCs w:val="16"/>
                <w:rPrChange w:id="511" w:author="Sophie Emilie Søborg Agger" w:date="2020-06-24T13:52:00Z">
                  <w:rPr>
                    <w:del w:id="512" w:author="Sophie Emilie Søborg Agger" w:date="2020-06-23T10:25:00Z"/>
                    <w:rFonts w:ascii="Calibri" w:eastAsia="Times New Roman" w:hAnsi="Calibri" w:cs="Calibri"/>
                    <w:color w:val="000000"/>
                    <w:lang w:val="da-DK"/>
                  </w:rPr>
                </w:rPrChange>
              </w:rPr>
            </w:pPr>
            <w:del w:id="513" w:author="Sophie Emilie Søborg Agger" w:date="2020-06-23T10:25:00Z">
              <w:r w:rsidRPr="00BF3C97" w:rsidDel="00371D58">
                <w:rPr>
                  <w:rFonts w:ascii="Calibri" w:eastAsia="Times New Roman" w:hAnsi="Calibri" w:cs="Calibri"/>
                  <w:color w:val="000000"/>
                  <w:sz w:val="16"/>
                  <w:szCs w:val="16"/>
                  <w:rPrChange w:id="514"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6B27E108" w14:textId="387ACB3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5" w:author="Sophie Emilie Søborg Agger" w:date="2020-06-23T10:25:00Z"/>
                <w:rFonts w:ascii="Calibri" w:eastAsia="Times New Roman" w:hAnsi="Calibri" w:cs="Calibri"/>
                <w:color w:val="000000"/>
                <w:sz w:val="16"/>
                <w:szCs w:val="16"/>
                <w:rPrChange w:id="516" w:author="Sophie Emilie Søborg Agger" w:date="2020-06-24T13:52:00Z">
                  <w:rPr>
                    <w:del w:id="517" w:author="Sophie Emilie Søborg Agger" w:date="2020-06-23T10:25:00Z"/>
                    <w:rFonts w:ascii="Calibri" w:eastAsia="Times New Roman" w:hAnsi="Calibri" w:cs="Calibri"/>
                    <w:color w:val="000000"/>
                    <w:lang w:val="da-DK"/>
                  </w:rPr>
                </w:rPrChange>
              </w:rPr>
            </w:pPr>
            <w:del w:id="518" w:author="Sophie Emilie Søborg Agger" w:date="2020-06-23T10:25:00Z">
              <w:r w:rsidRPr="00BF3C97" w:rsidDel="00371D58">
                <w:rPr>
                  <w:rFonts w:ascii="Calibri" w:eastAsia="Times New Roman" w:hAnsi="Calibri" w:cs="Calibri"/>
                  <w:color w:val="000000"/>
                  <w:sz w:val="16"/>
                  <w:szCs w:val="16"/>
                  <w:rPrChange w:id="519" w:author="Sophie Emilie Søborg Agger" w:date="2020-06-24T13:52:00Z">
                    <w:rPr>
                      <w:rFonts w:ascii="Calibri" w:eastAsia="Times New Roman" w:hAnsi="Calibri" w:cs="Calibri"/>
                      <w:color w:val="000000"/>
                      <w:lang w:val="da-DK"/>
                    </w:rPr>
                  </w:rPrChange>
                </w:rPr>
                <w:delText>chr29:11194658</w:delText>
              </w:r>
            </w:del>
          </w:p>
        </w:tc>
        <w:tc>
          <w:tcPr>
            <w:tcW w:w="580" w:type="dxa"/>
            <w:noWrap/>
            <w:hideMark/>
          </w:tcPr>
          <w:p w14:paraId="73F0DB6D" w14:textId="62A57C4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0" w:author="Sophie Emilie Søborg Agger" w:date="2020-06-23T10:25:00Z"/>
                <w:rFonts w:ascii="Calibri" w:eastAsia="Times New Roman" w:hAnsi="Calibri" w:cs="Calibri"/>
                <w:color w:val="000000"/>
                <w:sz w:val="16"/>
                <w:szCs w:val="16"/>
                <w:rPrChange w:id="521" w:author="Sophie Emilie Søborg Agger" w:date="2020-06-24T13:52:00Z">
                  <w:rPr>
                    <w:del w:id="522" w:author="Sophie Emilie Søborg Agger" w:date="2020-06-23T10:25:00Z"/>
                    <w:rFonts w:ascii="Calibri" w:eastAsia="Times New Roman" w:hAnsi="Calibri" w:cs="Calibri"/>
                    <w:color w:val="000000"/>
                    <w:lang w:val="da-DK"/>
                  </w:rPr>
                </w:rPrChange>
              </w:rPr>
            </w:pPr>
            <w:del w:id="523" w:author="Sophie Emilie Søborg Agger" w:date="2020-06-23T10:25:00Z">
              <w:r w:rsidRPr="00BF3C97" w:rsidDel="00371D58">
                <w:rPr>
                  <w:rFonts w:ascii="Calibri" w:eastAsia="Times New Roman" w:hAnsi="Calibri" w:cs="Calibri"/>
                  <w:color w:val="000000"/>
                  <w:sz w:val="16"/>
                  <w:szCs w:val="16"/>
                  <w:rPrChange w:id="524"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A1ED79C" w14:textId="3E6C7191"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5" w:author="Sophie Emilie Søborg Agger" w:date="2020-06-23T10:25:00Z"/>
                <w:rFonts w:ascii="Calibri" w:eastAsia="Times New Roman" w:hAnsi="Calibri" w:cs="Calibri"/>
                <w:color w:val="000000"/>
                <w:sz w:val="16"/>
                <w:szCs w:val="16"/>
                <w:rPrChange w:id="526" w:author="Sophie Emilie Søborg Agger" w:date="2020-06-24T13:52:00Z">
                  <w:rPr>
                    <w:del w:id="527" w:author="Sophie Emilie Søborg Agger" w:date="2020-06-23T10:25:00Z"/>
                    <w:rFonts w:ascii="Calibri" w:eastAsia="Times New Roman" w:hAnsi="Calibri" w:cs="Calibri"/>
                    <w:color w:val="000000"/>
                    <w:lang w:val="da-DK"/>
                  </w:rPr>
                </w:rPrChange>
              </w:rPr>
            </w:pPr>
            <w:del w:id="528" w:author="Sophie Emilie Søborg Agger" w:date="2020-06-23T10:25:00Z">
              <w:r w:rsidRPr="00BF3C97" w:rsidDel="00371D58">
                <w:rPr>
                  <w:rFonts w:ascii="Calibri" w:eastAsia="Times New Roman" w:hAnsi="Calibri" w:cs="Calibri"/>
                  <w:color w:val="000000"/>
                  <w:sz w:val="16"/>
                  <w:szCs w:val="16"/>
                  <w:rPrChange w:id="529"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C4274FC" w14:textId="7C454A8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0" w:author="Sophie Emilie Søborg Agger" w:date="2020-06-23T10:25:00Z"/>
                <w:rFonts w:ascii="Calibri" w:eastAsia="Times New Roman" w:hAnsi="Calibri" w:cs="Calibri"/>
                <w:color w:val="000000"/>
                <w:sz w:val="16"/>
                <w:szCs w:val="16"/>
                <w:rPrChange w:id="531" w:author="Sophie Emilie Søborg Agger" w:date="2020-06-24T13:52:00Z">
                  <w:rPr>
                    <w:del w:id="532" w:author="Sophie Emilie Søborg Agger" w:date="2020-06-23T10:25:00Z"/>
                    <w:rFonts w:ascii="Calibri" w:eastAsia="Times New Roman" w:hAnsi="Calibri" w:cs="Calibri"/>
                    <w:color w:val="000000"/>
                    <w:lang w:val="da-DK"/>
                  </w:rPr>
                </w:rPrChange>
              </w:rPr>
            </w:pPr>
            <w:del w:id="533" w:author="Sophie Emilie Søborg Agger" w:date="2020-06-23T10:25:00Z">
              <w:r w:rsidRPr="00BF3C97" w:rsidDel="00371D58">
                <w:rPr>
                  <w:rFonts w:ascii="Calibri" w:eastAsia="Times New Roman" w:hAnsi="Calibri" w:cs="Calibri"/>
                  <w:color w:val="000000"/>
                  <w:sz w:val="16"/>
                  <w:szCs w:val="16"/>
                  <w:rPrChange w:id="534"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6C8E9E04" w14:textId="7302D15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5" w:author="Sophie Emilie Søborg Agger" w:date="2020-06-23T10:25:00Z"/>
                <w:rFonts w:ascii="Calibri" w:eastAsia="Times New Roman" w:hAnsi="Calibri" w:cs="Calibri"/>
                <w:color w:val="000000"/>
                <w:sz w:val="16"/>
                <w:szCs w:val="16"/>
                <w:rPrChange w:id="536" w:author="Sophie Emilie Søborg Agger" w:date="2020-06-24T13:52:00Z">
                  <w:rPr>
                    <w:del w:id="537" w:author="Sophie Emilie Søborg Agger" w:date="2020-06-23T10:25:00Z"/>
                    <w:rFonts w:ascii="Calibri" w:eastAsia="Times New Roman" w:hAnsi="Calibri" w:cs="Calibri"/>
                    <w:color w:val="000000"/>
                    <w:lang w:val="da-DK"/>
                  </w:rPr>
                </w:rPrChange>
              </w:rPr>
            </w:pPr>
            <w:del w:id="538" w:author="Sophie Emilie Søborg Agger" w:date="2020-06-23T10:25:00Z">
              <w:r w:rsidRPr="00BF3C97" w:rsidDel="00371D58">
                <w:rPr>
                  <w:rFonts w:ascii="Calibri" w:eastAsia="Times New Roman" w:hAnsi="Calibri" w:cs="Calibri"/>
                  <w:color w:val="000000"/>
                  <w:sz w:val="16"/>
                  <w:szCs w:val="16"/>
                  <w:rPrChange w:id="539"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365101AE" w14:textId="2F63B4C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0" w:author="Sophie Emilie Søborg Agger" w:date="2020-06-23T10:25:00Z"/>
                <w:rFonts w:ascii="Calibri" w:eastAsia="Times New Roman" w:hAnsi="Calibri" w:cs="Calibri"/>
                <w:color w:val="000000"/>
                <w:sz w:val="16"/>
                <w:szCs w:val="16"/>
                <w:rPrChange w:id="541" w:author="Sophie Emilie Søborg Agger" w:date="2020-06-24T13:52:00Z">
                  <w:rPr>
                    <w:del w:id="542" w:author="Sophie Emilie Søborg Agger" w:date="2020-06-23T10:25:00Z"/>
                    <w:rFonts w:ascii="Calibri" w:eastAsia="Times New Roman" w:hAnsi="Calibri" w:cs="Calibri"/>
                    <w:color w:val="000000"/>
                    <w:lang w:val="da-DK"/>
                  </w:rPr>
                </w:rPrChange>
              </w:rPr>
            </w:pPr>
            <w:del w:id="543" w:author="Sophie Emilie Søborg Agger" w:date="2020-06-23T10:25:00Z">
              <w:r w:rsidRPr="00BF3C97" w:rsidDel="00371D58">
                <w:rPr>
                  <w:rFonts w:ascii="Calibri" w:eastAsia="Times New Roman" w:hAnsi="Calibri" w:cs="Calibri"/>
                  <w:color w:val="000000"/>
                  <w:sz w:val="16"/>
                  <w:szCs w:val="16"/>
                  <w:rPrChange w:id="544"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CBA3E5C" w14:textId="793EC4A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5" w:author="Sophie Emilie Søborg Agger" w:date="2020-06-23T10:25:00Z"/>
                <w:rFonts w:ascii="Calibri" w:eastAsia="Times New Roman" w:hAnsi="Calibri" w:cs="Calibri"/>
                <w:color w:val="000000"/>
                <w:sz w:val="16"/>
                <w:szCs w:val="16"/>
                <w:rPrChange w:id="546" w:author="Sophie Emilie Søborg Agger" w:date="2020-06-24T13:52:00Z">
                  <w:rPr>
                    <w:del w:id="547" w:author="Sophie Emilie Søborg Agger" w:date="2020-06-23T10:25:00Z"/>
                    <w:rFonts w:ascii="Calibri" w:eastAsia="Times New Roman" w:hAnsi="Calibri" w:cs="Calibri"/>
                    <w:color w:val="000000"/>
                    <w:lang w:val="da-DK"/>
                  </w:rPr>
                </w:rPrChange>
              </w:rPr>
            </w:pPr>
            <w:del w:id="548" w:author="Sophie Emilie Søborg Agger" w:date="2020-06-23T10:25:00Z">
              <w:r w:rsidRPr="00BF3C97" w:rsidDel="00371D58">
                <w:rPr>
                  <w:rFonts w:ascii="Calibri" w:eastAsia="Times New Roman" w:hAnsi="Calibri" w:cs="Calibri"/>
                  <w:color w:val="000000"/>
                  <w:sz w:val="16"/>
                  <w:szCs w:val="16"/>
                  <w:rPrChange w:id="549"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FF73A91" w14:textId="5BA2F67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0" w:author="Sophie Emilie Søborg Agger" w:date="2020-06-23T10:25:00Z"/>
                <w:rFonts w:ascii="Calibri" w:eastAsia="Times New Roman" w:hAnsi="Calibri" w:cs="Calibri"/>
                <w:color w:val="000000"/>
                <w:sz w:val="16"/>
                <w:szCs w:val="16"/>
                <w:rPrChange w:id="551" w:author="Sophie Emilie Søborg Agger" w:date="2020-06-24T13:52:00Z">
                  <w:rPr>
                    <w:del w:id="552" w:author="Sophie Emilie Søborg Agger" w:date="2020-06-23T10:25:00Z"/>
                    <w:rFonts w:ascii="Calibri" w:eastAsia="Times New Roman" w:hAnsi="Calibri" w:cs="Calibri"/>
                    <w:color w:val="000000"/>
                    <w:lang w:val="da-DK"/>
                  </w:rPr>
                </w:rPrChange>
              </w:rPr>
            </w:pPr>
            <w:del w:id="553" w:author="Sophie Emilie Søborg Agger" w:date="2020-06-23T10:25:00Z">
              <w:r w:rsidRPr="00BF3C97" w:rsidDel="00371D58">
                <w:rPr>
                  <w:rFonts w:ascii="Calibri" w:eastAsia="Times New Roman" w:hAnsi="Calibri" w:cs="Calibri"/>
                  <w:color w:val="000000"/>
                  <w:sz w:val="16"/>
                  <w:szCs w:val="16"/>
                  <w:rPrChange w:id="554"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A8EC322" w14:textId="47C1994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5" w:author="Sophie Emilie Søborg Agger" w:date="2020-06-23T10:25:00Z"/>
                <w:rFonts w:ascii="Calibri" w:eastAsia="Times New Roman" w:hAnsi="Calibri" w:cs="Calibri"/>
                <w:color w:val="000000"/>
                <w:sz w:val="16"/>
                <w:szCs w:val="16"/>
                <w:rPrChange w:id="556" w:author="Sophie Emilie Søborg Agger" w:date="2020-06-24T13:52:00Z">
                  <w:rPr>
                    <w:del w:id="557" w:author="Sophie Emilie Søborg Agger" w:date="2020-06-23T10:25:00Z"/>
                    <w:rFonts w:ascii="Calibri" w:eastAsia="Times New Roman" w:hAnsi="Calibri" w:cs="Calibri"/>
                    <w:color w:val="000000"/>
                    <w:lang w:val="da-DK"/>
                  </w:rPr>
                </w:rPrChange>
              </w:rPr>
            </w:pPr>
            <w:del w:id="558" w:author="Sophie Emilie Søborg Agger" w:date="2020-06-23T10:25:00Z">
              <w:r w:rsidRPr="00BF3C97" w:rsidDel="00371D58">
                <w:rPr>
                  <w:rFonts w:ascii="Calibri" w:eastAsia="Times New Roman" w:hAnsi="Calibri" w:cs="Calibri"/>
                  <w:color w:val="000000"/>
                  <w:sz w:val="16"/>
                  <w:szCs w:val="16"/>
                  <w:rPrChange w:id="559" w:author="Sophie Emilie Søborg Agger" w:date="2020-06-24T13:52:00Z">
                    <w:rPr>
                      <w:rFonts w:ascii="Calibri" w:eastAsia="Times New Roman" w:hAnsi="Calibri" w:cs="Calibri"/>
                      <w:color w:val="000000"/>
                      <w:lang w:val="da-DK"/>
                    </w:rPr>
                  </w:rPrChange>
                </w:rPr>
                <w:delText>314</w:delText>
              </w:r>
            </w:del>
          </w:p>
        </w:tc>
      </w:tr>
      <w:tr w:rsidR="00371D58" w:rsidRPr="00BF3C97" w:rsidDel="00371D58" w14:paraId="7A206327" w14:textId="56C6E6C2" w:rsidTr="00371D58">
        <w:trPr>
          <w:divId w:val="23947158"/>
          <w:trHeight w:val="320"/>
          <w:del w:id="560"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55A0B2" w14:textId="7F4039AA" w:rsidR="00371D58" w:rsidRPr="00BF3C97" w:rsidDel="00371D58" w:rsidRDefault="00371D58" w:rsidP="00371D58">
            <w:pPr>
              <w:rPr>
                <w:del w:id="561" w:author="Sophie Emilie Søborg Agger" w:date="2020-06-23T10:25:00Z"/>
                <w:rFonts w:ascii="Calibri" w:eastAsia="Times New Roman" w:hAnsi="Calibri" w:cs="Calibri"/>
                <w:color w:val="000000"/>
                <w:sz w:val="16"/>
                <w:szCs w:val="16"/>
                <w:rPrChange w:id="562" w:author="Sophie Emilie Søborg Agger" w:date="2020-06-24T13:52:00Z">
                  <w:rPr>
                    <w:del w:id="563" w:author="Sophie Emilie Søborg Agger" w:date="2020-06-23T10:25:00Z"/>
                    <w:rFonts w:ascii="Calibri" w:eastAsia="Times New Roman" w:hAnsi="Calibri" w:cs="Calibri"/>
                    <w:color w:val="000000"/>
                    <w:lang w:val="da-DK"/>
                  </w:rPr>
                </w:rPrChange>
              </w:rPr>
            </w:pPr>
            <w:del w:id="564" w:author="Sophie Emilie Søborg Agger" w:date="2020-06-23T10:25:00Z">
              <w:r w:rsidRPr="00BF3C97" w:rsidDel="00371D58">
                <w:rPr>
                  <w:rFonts w:ascii="Calibri" w:eastAsia="Times New Roman" w:hAnsi="Calibri" w:cs="Calibri"/>
                  <w:color w:val="000000"/>
                  <w:sz w:val="16"/>
                  <w:szCs w:val="16"/>
                  <w:rPrChange w:id="565"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76029365" w14:textId="08FF60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66" w:author="Sophie Emilie Søborg Agger" w:date="2020-06-23T10:25:00Z"/>
                <w:rFonts w:ascii="Calibri" w:eastAsia="Times New Roman" w:hAnsi="Calibri" w:cs="Calibri"/>
                <w:color w:val="000000"/>
                <w:sz w:val="16"/>
                <w:szCs w:val="16"/>
                <w:rPrChange w:id="567" w:author="Sophie Emilie Søborg Agger" w:date="2020-06-24T13:52:00Z">
                  <w:rPr>
                    <w:del w:id="568" w:author="Sophie Emilie Søborg Agger" w:date="2020-06-23T10:25:00Z"/>
                    <w:rFonts w:ascii="Calibri" w:eastAsia="Times New Roman" w:hAnsi="Calibri" w:cs="Calibri"/>
                    <w:color w:val="000000"/>
                    <w:lang w:val="da-DK"/>
                  </w:rPr>
                </w:rPrChange>
              </w:rPr>
            </w:pPr>
            <w:del w:id="569" w:author="Sophie Emilie Søborg Agger" w:date="2020-06-23T10:25:00Z">
              <w:r w:rsidRPr="00BF3C97" w:rsidDel="00371D58">
                <w:rPr>
                  <w:rFonts w:ascii="Calibri" w:eastAsia="Times New Roman" w:hAnsi="Calibri" w:cs="Calibri"/>
                  <w:color w:val="000000"/>
                  <w:sz w:val="16"/>
                  <w:szCs w:val="16"/>
                  <w:rPrChange w:id="570"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5BDD7583" w14:textId="2D25C6C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1" w:author="Sophie Emilie Søborg Agger" w:date="2020-06-23T10:25:00Z"/>
                <w:rFonts w:ascii="Calibri" w:eastAsia="Times New Roman" w:hAnsi="Calibri" w:cs="Calibri"/>
                <w:color w:val="000000"/>
                <w:sz w:val="16"/>
                <w:szCs w:val="16"/>
                <w:rPrChange w:id="572" w:author="Sophie Emilie Søborg Agger" w:date="2020-06-24T13:52:00Z">
                  <w:rPr>
                    <w:del w:id="573" w:author="Sophie Emilie Søborg Agger" w:date="2020-06-23T10:25:00Z"/>
                    <w:rFonts w:ascii="Calibri" w:eastAsia="Times New Roman" w:hAnsi="Calibri" w:cs="Calibri"/>
                    <w:color w:val="000000"/>
                    <w:lang w:val="da-DK"/>
                  </w:rPr>
                </w:rPrChange>
              </w:rPr>
            </w:pPr>
            <w:del w:id="574" w:author="Sophie Emilie Søborg Agger" w:date="2020-06-23T10:25:00Z">
              <w:r w:rsidRPr="00BF3C97" w:rsidDel="00371D58">
                <w:rPr>
                  <w:rFonts w:ascii="Calibri" w:eastAsia="Times New Roman" w:hAnsi="Calibri" w:cs="Calibri"/>
                  <w:color w:val="000000"/>
                  <w:sz w:val="16"/>
                  <w:szCs w:val="16"/>
                  <w:rPrChange w:id="575"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5A14049" w14:textId="68BE4B1F"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6" w:author="Sophie Emilie Søborg Agger" w:date="2020-06-23T10:25:00Z"/>
                <w:rFonts w:ascii="Calibri" w:eastAsia="Times New Roman" w:hAnsi="Calibri" w:cs="Calibri"/>
                <w:color w:val="000000"/>
                <w:sz w:val="16"/>
                <w:szCs w:val="16"/>
                <w:rPrChange w:id="577" w:author="Sophie Emilie Søborg Agger" w:date="2020-06-24T13:52:00Z">
                  <w:rPr>
                    <w:del w:id="578" w:author="Sophie Emilie Søborg Agger" w:date="2020-06-23T10:25:00Z"/>
                    <w:rFonts w:ascii="Calibri" w:eastAsia="Times New Roman" w:hAnsi="Calibri" w:cs="Calibri"/>
                    <w:color w:val="000000"/>
                    <w:lang w:val="da-DK"/>
                  </w:rPr>
                </w:rPrChange>
              </w:rPr>
            </w:pPr>
            <w:del w:id="579" w:author="Sophie Emilie Søborg Agger" w:date="2020-06-23T10:25:00Z">
              <w:r w:rsidRPr="00BF3C97" w:rsidDel="00371D58">
                <w:rPr>
                  <w:rFonts w:ascii="Calibri" w:eastAsia="Times New Roman" w:hAnsi="Calibri" w:cs="Calibri"/>
                  <w:color w:val="000000"/>
                  <w:sz w:val="16"/>
                  <w:szCs w:val="16"/>
                  <w:rPrChange w:id="580" w:author="Sophie Emilie Søborg Agger" w:date="2020-06-24T13:52:00Z">
                    <w:rPr>
                      <w:rFonts w:ascii="Calibri" w:eastAsia="Times New Roman" w:hAnsi="Calibri" w:cs="Calibri"/>
                      <w:color w:val="000000"/>
                      <w:lang w:val="da-DK"/>
                    </w:rPr>
                  </w:rPrChange>
                </w:rPr>
                <w:delText>chr29:11199937</w:delText>
              </w:r>
            </w:del>
          </w:p>
        </w:tc>
        <w:tc>
          <w:tcPr>
            <w:tcW w:w="580" w:type="dxa"/>
            <w:noWrap/>
            <w:hideMark/>
          </w:tcPr>
          <w:p w14:paraId="062C07D1" w14:textId="3A414F4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1" w:author="Sophie Emilie Søborg Agger" w:date="2020-06-23T10:25:00Z"/>
                <w:rFonts w:ascii="Calibri" w:eastAsia="Times New Roman" w:hAnsi="Calibri" w:cs="Calibri"/>
                <w:color w:val="000000"/>
                <w:sz w:val="16"/>
                <w:szCs w:val="16"/>
                <w:rPrChange w:id="582" w:author="Sophie Emilie Søborg Agger" w:date="2020-06-24T13:52:00Z">
                  <w:rPr>
                    <w:del w:id="583" w:author="Sophie Emilie Søborg Agger" w:date="2020-06-23T10:25:00Z"/>
                    <w:rFonts w:ascii="Calibri" w:eastAsia="Times New Roman" w:hAnsi="Calibri" w:cs="Calibri"/>
                    <w:color w:val="000000"/>
                    <w:lang w:val="da-DK"/>
                  </w:rPr>
                </w:rPrChange>
              </w:rPr>
            </w:pPr>
            <w:del w:id="584" w:author="Sophie Emilie Søborg Agger" w:date="2020-06-23T10:25:00Z">
              <w:r w:rsidRPr="00BF3C97" w:rsidDel="00371D58">
                <w:rPr>
                  <w:rFonts w:ascii="Calibri" w:eastAsia="Times New Roman" w:hAnsi="Calibri" w:cs="Calibri"/>
                  <w:color w:val="000000"/>
                  <w:sz w:val="16"/>
                  <w:szCs w:val="16"/>
                  <w:rPrChange w:id="585"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6234817D" w14:textId="57ACC7C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6" w:author="Sophie Emilie Søborg Agger" w:date="2020-06-23T10:25:00Z"/>
                <w:rFonts w:ascii="Calibri" w:eastAsia="Times New Roman" w:hAnsi="Calibri" w:cs="Calibri"/>
                <w:color w:val="000000"/>
                <w:sz w:val="16"/>
                <w:szCs w:val="16"/>
                <w:rPrChange w:id="587" w:author="Sophie Emilie Søborg Agger" w:date="2020-06-24T13:52:00Z">
                  <w:rPr>
                    <w:del w:id="588" w:author="Sophie Emilie Søborg Agger" w:date="2020-06-23T10:25:00Z"/>
                    <w:rFonts w:ascii="Calibri" w:eastAsia="Times New Roman" w:hAnsi="Calibri" w:cs="Calibri"/>
                    <w:color w:val="000000"/>
                    <w:lang w:val="da-DK"/>
                  </w:rPr>
                </w:rPrChange>
              </w:rPr>
            </w:pPr>
            <w:del w:id="589" w:author="Sophie Emilie Søborg Agger" w:date="2020-06-23T10:25:00Z">
              <w:r w:rsidRPr="00BF3C97" w:rsidDel="00371D58">
                <w:rPr>
                  <w:rFonts w:ascii="Calibri" w:eastAsia="Times New Roman" w:hAnsi="Calibri" w:cs="Calibri"/>
                  <w:color w:val="000000"/>
                  <w:sz w:val="16"/>
                  <w:szCs w:val="16"/>
                  <w:rPrChange w:id="590" w:author="Sophie Emilie Søborg Agger" w:date="2020-06-24T13:52:00Z">
                    <w:rPr>
                      <w:rFonts w:ascii="Calibri" w:eastAsia="Times New Roman" w:hAnsi="Calibri" w:cs="Calibri"/>
                      <w:color w:val="000000"/>
                      <w:lang w:val="da-DK"/>
                    </w:rPr>
                  </w:rPrChange>
                </w:rPr>
                <w:delText>5.06</w:delText>
              </w:r>
            </w:del>
          </w:p>
        </w:tc>
        <w:tc>
          <w:tcPr>
            <w:tcW w:w="604" w:type="dxa"/>
            <w:noWrap/>
            <w:hideMark/>
          </w:tcPr>
          <w:p w14:paraId="13588AD4" w14:textId="54D7E1E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1" w:author="Sophie Emilie Søborg Agger" w:date="2020-06-23T10:25:00Z"/>
                <w:rFonts w:ascii="Calibri" w:eastAsia="Times New Roman" w:hAnsi="Calibri" w:cs="Calibri"/>
                <w:color w:val="000000"/>
                <w:sz w:val="16"/>
                <w:szCs w:val="16"/>
                <w:rPrChange w:id="592" w:author="Sophie Emilie Søborg Agger" w:date="2020-06-24T13:52:00Z">
                  <w:rPr>
                    <w:del w:id="593" w:author="Sophie Emilie Søborg Agger" w:date="2020-06-23T10:25:00Z"/>
                    <w:rFonts w:ascii="Calibri" w:eastAsia="Times New Roman" w:hAnsi="Calibri" w:cs="Calibri"/>
                    <w:color w:val="000000"/>
                    <w:lang w:val="da-DK"/>
                  </w:rPr>
                </w:rPrChange>
              </w:rPr>
            </w:pPr>
            <w:del w:id="594" w:author="Sophie Emilie Søborg Agger" w:date="2020-06-23T10:25:00Z">
              <w:r w:rsidRPr="00BF3C97" w:rsidDel="00371D58">
                <w:rPr>
                  <w:rFonts w:ascii="Calibri" w:eastAsia="Times New Roman" w:hAnsi="Calibri" w:cs="Calibri"/>
                  <w:color w:val="000000"/>
                  <w:sz w:val="16"/>
                  <w:szCs w:val="16"/>
                  <w:rPrChange w:id="595"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6D2A881" w14:textId="146762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6" w:author="Sophie Emilie Søborg Agger" w:date="2020-06-23T10:25:00Z"/>
                <w:rFonts w:ascii="Calibri" w:eastAsia="Times New Roman" w:hAnsi="Calibri" w:cs="Calibri"/>
                <w:color w:val="000000"/>
                <w:sz w:val="16"/>
                <w:szCs w:val="16"/>
                <w:rPrChange w:id="597" w:author="Sophie Emilie Søborg Agger" w:date="2020-06-24T13:52:00Z">
                  <w:rPr>
                    <w:del w:id="598" w:author="Sophie Emilie Søborg Agger" w:date="2020-06-23T10:25:00Z"/>
                    <w:rFonts w:ascii="Calibri" w:eastAsia="Times New Roman" w:hAnsi="Calibri" w:cs="Calibri"/>
                    <w:color w:val="000000"/>
                    <w:lang w:val="da-DK"/>
                  </w:rPr>
                </w:rPrChange>
              </w:rPr>
            </w:pPr>
            <w:del w:id="599" w:author="Sophie Emilie Søborg Agger" w:date="2020-06-23T10:25:00Z">
              <w:r w:rsidRPr="00BF3C97" w:rsidDel="00371D58">
                <w:rPr>
                  <w:rFonts w:ascii="Calibri" w:eastAsia="Times New Roman" w:hAnsi="Calibri" w:cs="Calibri"/>
                  <w:color w:val="000000"/>
                  <w:sz w:val="16"/>
                  <w:szCs w:val="16"/>
                  <w:rPrChange w:id="600"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1A972D44" w14:textId="41415126"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1" w:author="Sophie Emilie Søborg Agger" w:date="2020-06-23T10:25:00Z"/>
                <w:rFonts w:ascii="Calibri" w:eastAsia="Times New Roman" w:hAnsi="Calibri" w:cs="Calibri"/>
                <w:color w:val="000000"/>
                <w:sz w:val="16"/>
                <w:szCs w:val="16"/>
                <w:rPrChange w:id="602" w:author="Sophie Emilie Søborg Agger" w:date="2020-06-24T13:52:00Z">
                  <w:rPr>
                    <w:del w:id="603" w:author="Sophie Emilie Søborg Agger" w:date="2020-06-23T10:25:00Z"/>
                    <w:rFonts w:ascii="Calibri" w:eastAsia="Times New Roman" w:hAnsi="Calibri" w:cs="Calibri"/>
                    <w:color w:val="000000"/>
                    <w:lang w:val="da-DK"/>
                  </w:rPr>
                </w:rPrChange>
              </w:rPr>
            </w:pPr>
            <w:del w:id="604" w:author="Sophie Emilie Søborg Agger" w:date="2020-06-23T10:25:00Z">
              <w:r w:rsidRPr="00BF3C97" w:rsidDel="00371D58">
                <w:rPr>
                  <w:rFonts w:ascii="Calibri" w:eastAsia="Times New Roman" w:hAnsi="Calibri" w:cs="Calibri"/>
                  <w:color w:val="000000"/>
                  <w:sz w:val="16"/>
                  <w:szCs w:val="16"/>
                  <w:rPrChange w:id="605"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4B0395C" w14:textId="12B404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6" w:author="Sophie Emilie Søborg Agger" w:date="2020-06-23T10:25:00Z"/>
                <w:rFonts w:ascii="Calibri" w:eastAsia="Times New Roman" w:hAnsi="Calibri" w:cs="Calibri"/>
                <w:color w:val="000000"/>
                <w:sz w:val="16"/>
                <w:szCs w:val="16"/>
                <w:rPrChange w:id="607" w:author="Sophie Emilie Søborg Agger" w:date="2020-06-24T13:52:00Z">
                  <w:rPr>
                    <w:del w:id="608" w:author="Sophie Emilie Søborg Agger" w:date="2020-06-23T10:25:00Z"/>
                    <w:rFonts w:ascii="Calibri" w:eastAsia="Times New Roman" w:hAnsi="Calibri" w:cs="Calibri"/>
                    <w:color w:val="000000"/>
                    <w:lang w:val="da-DK"/>
                  </w:rPr>
                </w:rPrChange>
              </w:rPr>
            </w:pPr>
            <w:del w:id="609" w:author="Sophie Emilie Søborg Agger" w:date="2020-06-23T10:25:00Z">
              <w:r w:rsidRPr="00BF3C97" w:rsidDel="00371D58">
                <w:rPr>
                  <w:rFonts w:ascii="Calibri" w:eastAsia="Times New Roman" w:hAnsi="Calibri" w:cs="Calibri"/>
                  <w:color w:val="000000"/>
                  <w:sz w:val="16"/>
                  <w:szCs w:val="16"/>
                  <w:rPrChange w:id="610"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79545FA" w14:textId="0AA341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1" w:author="Sophie Emilie Søborg Agger" w:date="2020-06-23T10:25:00Z"/>
                <w:rFonts w:ascii="Calibri" w:eastAsia="Times New Roman" w:hAnsi="Calibri" w:cs="Calibri"/>
                <w:color w:val="000000"/>
                <w:sz w:val="16"/>
                <w:szCs w:val="16"/>
                <w:rPrChange w:id="612" w:author="Sophie Emilie Søborg Agger" w:date="2020-06-24T13:52:00Z">
                  <w:rPr>
                    <w:del w:id="613" w:author="Sophie Emilie Søborg Agger" w:date="2020-06-23T10:25:00Z"/>
                    <w:rFonts w:ascii="Calibri" w:eastAsia="Times New Roman" w:hAnsi="Calibri" w:cs="Calibri"/>
                    <w:color w:val="000000"/>
                    <w:lang w:val="da-DK"/>
                  </w:rPr>
                </w:rPrChange>
              </w:rPr>
            </w:pPr>
            <w:del w:id="614" w:author="Sophie Emilie Søborg Agger" w:date="2020-06-23T10:25:00Z">
              <w:r w:rsidRPr="00BF3C97" w:rsidDel="00371D58">
                <w:rPr>
                  <w:rFonts w:ascii="Calibri" w:eastAsia="Times New Roman" w:hAnsi="Calibri" w:cs="Calibri"/>
                  <w:color w:val="000000"/>
                  <w:sz w:val="16"/>
                  <w:szCs w:val="16"/>
                  <w:rPrChange w:id="615"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4AA7391" w14:textId="28CCE05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6" w:author="Sophie Emilie Søborg Agger" w:date="2020-06-23T10:25:00Z"/>
                <w:rFonts w:ascii="Calibri" w:eastAsia="Times New Roman" w:hAnsi="Calibri" w:cs="Calibri"/>
                <w:color w:val="000000"/>
                <w:sz w:val="16"/>
                <w:szCs w:val="16"/>
                <w:rPrChange w:id="617" w:author="Sophie Emilie Søborg Agger" w:date="2020-06-24T13:52:00Z">
                  <w:rPr>
                    <w:del w:id="618" w:author="Sophie Emilie Søborg Agger" w:date="2020-06-23T10:25:00Z"/>
                    <w:rFonts w:ascii="Calibri" w:eastAsia="Times New Roman" w:hAnsi="Calibri" w:cs="Calibri"/>
                    <w:color w:val="000000"/>
                    <w:lang w:val="da-DK"/>
                  </w:rPr>
                </w:rPrChange>
              </w:rPr>
            </w:pPr>
            <w:del w:id="619" w:author="Sophie Emilie Søborg Agger" w:date="2020-06-23T10:25:00Z">
              <w:r w:rsidRPr="00BF3C97" w:rsidDel="00371D58">
                <w:rPr>
                  <w:rFonts w:ascii="Calibri" w:eastAsia="Times New Roman" w:hAnsi="Calibri" w:cs="Calibri"/>
                  <w:color w:val="000000"/>
                  <w:sz w:val="16"/>
                  <w:szCs w:val="16"/>
                  <w:rPrChange w:id="620" w:author="Sophie Emilie Søborg Agger" w:date="2020-06-24T13:52:00Z">
                    <w:rPr>
                      <w:rFonts w:ascii="Calibri" w:eastAsia="Times New Roman" w:hAnsi="Calibri" w:cs="Calibri"/>
                      <w:color w:val="000000"/>
                      <w:lang w:val="da-DK"/>
                    </w:rPr>
                  </w:rPrChange>
                </w:rPr>
                <w:delText>320</w:delText>
              </w:r>
            </w:del>
          </w:p>
        </w:tc>
      </w:tr>
      <w:tr w:rsidR="00371D58" w:rsidRPr="00BF3C97" w:rsidDel="00371D58" w14:paraId="17F4D125" w14:textId="49F9A4D0" w:rsidTr="00371D58">
        <w:trPr>
          <w:cnfStyle w:val="000000100000" w:firstRow="0" w:lastRow="0" w:firstColumn="0" w:lastColumn="0" w:oddVBand="0" w:evenVBand="0" w:oddHBand="1" w:evenHBand="0" w:firstRowFirstColumn="0" w:firstRowLastColumn="0" w:lastRowFirstColumn="0" w:lastRowLastColumn="0"/>
          <w:divId w:val="23947158"/>
          <w:trHeight w:val="320"/>
          <w:del w:id="621"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88DB6F" w14:textId="46E400A2" w:rsidR="00371D58" w:rsidRPr="00BF3C97" w:rsidDel="00371D58" w:rsidRDefault="00371D58" w:rsidP="00371D58">
            <w:pPr>
              <w:rPr>
                <w:del w:id="622" w:author="Sophie Emilie Søborg Agger" w:date="2020-06-23T10:25:00Z"/>
                <w:rFonts w:ascii="Calibri" w:eastAsia="Times New Roman" w:hAnsi="Calibri" w:cs="Calibri"/>
                <w:color w:val="000000"/>
                <w:sz w:val="16"/>
                <w:szCs w:val="16"/>
                <w:rPrChange w:id="623" w:author="Sophie Emilie Søborg Agger" w:date="2020-06-24T13:52:00Z">
                  <w:rPr>
                    <w:del w:id="624" w:author="Sophie Emilie Søborg Agger" w:date="2020-06-23T10:25:00Z"/>
                    <w:rFonts w:ascii="Calibri" w:eastAsia="Times New Roman" w:hAnsi="Calibri" w:cs="Calibri"/>
                    <w:color w:val="000000"/>
                    <w:lang w:val="da-DK"/>
                  </w:rPr>
                </w:rPrChange>
              </w:rPr>
            </w:pPr>
            <w:del w:id="625" w:author="Sophie Emilie Søborg Agger" w:date="2020-06-23T10:25:00Z">
              <w:r w:rsidRPr="00BF3C97" w:rsidDel="00371D58">
                <w:rPr>
                  <w:rFonts w:ascii="Calibri" w:eastAsia="Times New Roman" w:hAnsi="Calibri" w:cs="Calibri"/>
                  <w:color w:val="000000"/>
                  <w:sz w:val="16"/>
                  <w:szCs w:val="16"/>
                  <w:rPrChange w:id="626"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8570C5C" w14:textId="7534915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27" w:author="Sophie Emilie Søborg Agger" w:date="2020-06-23T10:25:00Z"/>
                <w:rFonts w:ascii="Calibri" w:eastAsia="Times New Roman" w:hAnsi="Calibri" w:cs="Calibri"/>
                <w:color w:val="000000"/>
                <w:sz w:val="16"/>
                <w:szCs w:val="16"/>
                <w:rPrChange w:id="628" w:author="Sophie Emilie Søborg Agger" w:date="2020-06-24T13:52:00Z">
                  <w:rPr>
                    <w:del w:id="629" w:author="Sophie Emilie Søborg Agger" w:date="2020-06-23T10:25:00Z"/>
                    <w:rFonts w:ascii="Calibri" w:eastAsia="Times New Roman" w:hAnsi="Calibri" w:cs="Calibri"/>
                    <w:color w:val="000000"/>
                    <w:lang w:val="da-DK"/>
                  </w:rPr>
                </w:rPrChange>
              </w:rPr>
            </w:pPr>
            <w:del w:id="630" w:author="Sophie Emilie Søborg Agger" w:date="2020-06-23T10:25:00Z">
              <w:r w:rsidRPr="00BF3C97" w:rsidDel="00371D58">
                <w:rPr>
                  <w:rFonts w:ascii="Calibri" w:eastAsia="Times New Roman" w:hAnsi="Calibri" w:cs="Calibri"/>
                  <w:color w:val="000000"/>
                  <w:sz w:val="16"/>
                  <w:szCs w:val="16"/>
                  <w:rPrChange w:id="631"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E8219DC" w14:textId="330ABF64"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2" w:author="Sophie Emilie Søborg Agger" w:date="2020-06-23T10:25:00Z"/>
                <w:rFonts w:ascii="Calibri" w:eastAsia="Times New Roman" w:hAnsi="Calibri" w:cs="Calibri"/>
                <w:color w:val="000000"/>
                <w:sz w:val="16"/>
                <w:szCs w:val="16"/>
                <w:rPrChange w:id="633" w:author="Sophie Emilie Søborg Agger" w:date="2020-06-24T13:52:00Z">
                  <w:rPr>
                    <w:del w:id="634" w:author="Sophie Emilie Søborg Agger" w:date="2020-06-23T10:25:00Z"/>
                    <w:rFonts w:ascii="Calibri" w:eastAsia="Times New Roman" w:hAnsi="Calibri" w:cs="Calibri"/>
                    <w:color w:val="000000"/>
                    <w:lang w:val="da-DK"/>
                  </w:rPr>
                </w:rPrChange>
              </w:rPr>
            </w:pPr>
            <w:del w:id="635" w:author="Sophie Emilie Søborg Agger" w:date="2020-06-23T10:25:00Z">
              <w:r w:rsidRPr="00BF3C97" w:rsidDel="00371D58">
                <w:rPr>
                  <w:rFonts w:ascii="Calibri" w:eastAsia="Times New Roman" w:hAnsi="Calibri" w:cs="Calibri"/>
                  <w:color w:val="000000"/>
                  <w:sz w:val="16"/>
                  <w:szCs w:val="16"/>
                  <w:rPrChange w:id="636"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0FC46BD" w14:textId="184D44F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7" w:author="Sophie Emilie Søborg Agger" w:date="2020-06-23T10:25:00Z"/>
                <w:rFonts w:ascii="Calibri" w:eastAsia="Times New Roman" w:hAnsi="Calibri" w:cs="Calibri"/>
                <w:color w:val="000000"/>
                <w:sz w:val="16"/>
                <w:szCs w:val="16"/>
                <w:rPrChange w:id="638" w:author="Sophie Emilie Søborg Agger" w:date="2020-06-24T13:52:00Z">
                  <w:rPr>
                    <w:del w:id="639" w:author="Sophie Emilie Søborg Agger" w:date="2020-06-23T10:25:00Z"/>
                    <w:rFonts w:ascii="Calibri" w:eastAsia="Times New Roman" w:hAnsi="Calibri" w:cs="Calibri"/>
                    <w:color w:val="000000"/>
                    <w:lang w:val="da-DK"/>
                  </w:rPr>
                </w:rPrChange>
              </w:rPr>
            </w:pPr>
            <w:del w:id="640" w:author="Sophie Emilie Søborg Agger" w:date="2020-06-23T10:25:00Z">
              <w:r w:rsidRPr="00BF3C97" w:rsidDel="00371D58">
                <w:rPr>
                  <w:rFonts w:ascii="Calibri" w:eastAsia="Times New Roman" w:hAnsi="Calibri" w:cs="Calibri"/>
                  <w:color w:val="000000"/>
                  <w:sz w:val="16"/>
                  <w:szCs w:val="16"/>
                  <w:rPrChange w:id="641" w:author="Sophie Emilie Søborg Agger" w:date="2020-06-24T13:52:00Z">
                    <w:rPr>
                      <w:rFonts w:ascii="Calibri" w:eastAsia="Times New Roman" w:hAnsi="Calibri" w:cs="Calibri"/>
                      <w:color w:val="000000"/>
                      <w:lang w:val="da-DK"/>
                    </w:rPr>
                  </w:rPrChange>
                </w:rPr>
                <w:delText>chr29:11269773</w:delText>
              </w:r>
            </w:del>
          </w:p>
        </w:tc>
        <w:tc>
          <w:tcPr>
            <w:tcW w:w="580" w:type="dxa"/>
            <w:noWrap/>
            <w:hideMark/>
          </w:tcPr>
          <w:p w14:paraId="2932A7C3" w14:textId="41E33D92"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2" w:author="Sophie Emilie Søborg Agger" w:date="2020-06-23T10:25:00Z"/>
                <w:rFonts w:ascii="Calibri" w:eastAsia="Times New Roman" w:hAnsi="Calibri" w:cs="Calibri"/>
                <w:color w:val="000000"/>
                <w:sz w:val="16"/>
                <w:szCs w:val="16"/>
                <w:rPrChange w:id="643" w:author="Sophie Emilie Søborg Agger" w:date="2020-06-24T13:52:00Z">
                  <w:rPr>
                    <w:del w:id="644" w:author="Sophie Emilie Søborg Agger" w:date="2020-06-23T10:25:00Z"/>
                    <w:rFonts w:ascii="Calibri" w:eastAsia="Times New Roman" w:hAnsi="Calibri" w:cs="Calibri"/>
                    <w:color w:val="000000"/>
                    <w:lang w:val="da-DK"/>
                  </w:rPr>
                </w:rPrChange>
              </w:rPr>
            </w:pPr>
            <w:del w:id="645" w:author="Sophie Emilie Søborg Agger" w:date="2020-06-23T10:25:00Z">
              <w:r w:rsidRPr="00BF3C97" w:rsidDel="00371D58">
                <w:rPr>
                  <w:rFonts w:ascii="Calibri" w:eastAsia="Times New Roman" w:hAnsi="Calibri" w:cs="Calibri"/>
                  <w:color w:val="000000"/>
                  <w:sz w:val="16"/>
                  <w:szCs w:val="16"/>
                  <w:rPrChange w:id="646"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75ABB49" w14:textId="1EB9D8F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7" w:author="Sophie Emilie Søborg Agger" w:date="2020-06-23T10:25:00Z"/>
                <w:rFonts w:ascii="Calibri" w:eastAsia="Times New Roman" w:hAnsi="Calibri" w:cs="Calibri"/>
                <w:color w:val="000000"/>
                <w:sz w:val="16"/>
                <w:szCs w:val="16"/>
                <w:rPrChange w:id="648" w:author="Sophie Emilie Søborg Agger" w:date="2020-06-24T13:52:00Z">
                  <w:rPr>
                    <w:del w:id="649" w:author="Sophie Emilie Søborg Agger" w:date="2020-06-23T10:25:00Z"/>
                    <w:rFonts w:ascii="Calibri" w:eastAsia="Times New Roman" w:hAnsi="Calibri" w:cs="Calibri"/>
                    <w:color w:val="000000"/>
                    <w:lang w:val="da-DK"/>
                  </w:rPr>
                </w:rPrChange>
              </w:rPr>
            </w:pPr>
            <w:del w:id="650" w:author="Sophie Emilie Søborg Agger" w:date="2020-06-23T10:25:00Z">
              <w:r w:rsidRPr="00BF3C97" w:rsidDel="00371D58">
                <w:rPr>
                  <w:rFonts w:ascii="Calibri" w:eastAsia="Times New Roman" w:hAnsi="Calibri" w:cs="Calibri"/>
                  <w:color w:val="000000"/>
                  <w:sz w:val="16"/>
                  <w:szCs w:val="16"/>
                  <w:rPrChange w:id="651"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ECF9206" w14:textId="78B9F07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2" w:author="Sophie Emilie Søborg Agger" w:date="2020-06-23T10:25:00Z"/>
                <w:rFonts w:ascii="Calibri" w:eastAsia="Times New Roman" w:hAnsi="Calibri" w:cs="Calibri"/>
                <w:color w:val="000000"/>
                <w:sz w:val="16"/>
                <w:szCs w:val="16"/>
                <w:rPrChange w:id="653" w:author="Sophie Emilie Søborg Agger" w:date="2020-06-24T13:52:00Z">
                  <w:rPr>
                    <w:del w:id="654" w:author="Sophie Emilie Søborg Agger" w:date="2020-06-23T10:25:00Z"/>
                    <w:rFonts w:ascii="Calibri" w:eastAsia="Times New Roman" w:hAnsi="Calibri" w:cs="Calibri"/>
                    <w:color w:val="000000"/>
                    <w:lang w:val="da-DK"/>
                  </w:rPr>
                </w:rPrChange>
              </w:rPr>
            </w:pPr>
            <w:del w:id="655" w:author="Sophie Emilie Søborg Agger" w:date="2020-06-23T10:25:00Z">
              <w:r w:rsidRPr="00BF3C97" w:rsidDel="00371D58">
                <w:rPr>
                  <w:rFonts w:ascii="Calibri" w:eastAsia="Times New Roman" w:hAnsi="Calibri" w:cs="Calibri"/>
                  <w:color w:val="000000"/>
                  <w:sz w:val="16"/>
                  <w:szCs w:val="16"/>
                  <w:rPrChange w:id="656"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C21B3FD" w14:textId="2989802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7" w:author="Sophie Emilie Søborg Agger" w:date="2020-06-23T10:25:00Z"/>
                <w:rFonts w:ascii="Calibri" w:eastAsia="Times New Roman" w:hAnsi="Calibri" w:cs="Calibri"/>
                <w:color w:val="000000"/>
                <w:sz w:val="16"/>
                <w:szCs w:val="16"/>
                <w:rPrChange w:id="658" w:author="Sophie Emilie Søborg Agger" w:date="2020-06-24T13:52:00Z">
                  <w:rPr>
                    <w:del w:id="659" w:author="Sophie Emilie Søborg Agger" w:date="2020-06-23T10:25:00Z"/>
                    <w:rFonts w:ascii="Calibri" w:eastAsia="Times New Roman" w:hAnsi="Calibri" w:cs="Calibri"/>
                    <w:color w:val="000000"/>
                    <w:lang w:val="da-DK"/>
                  </w:rPr>
                </w:rPrChange>
              </w:rPr>
            </w:pPr>
            <w:del w:id="660" w:author="Sophie Emilie Søborg Agger" w:date="2020-06-23T10:25:00Z">
              <w:r w:rsidRPr="00BF3C97" w:rsidDel="00371D58">
                <w:rPr>
                  <w:rFonts w:ascii="Calibri" w:eastAsia="Times New Roman" w:hAnsi="Calibri" w:cs="Calibri"/>
                  <w:color w:val="000000"/>
                  <w:sz w:val="16"/>
                  <w:szCs w:val="16"/>
                  <w:rPrChange w:id="661"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4402D983" w14:textId="5DFA605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2" w:author="Sophie Emilie Søborg Agger" w:date="2020-06-23T10:25:00Z"/>
                <w:rFonts w:ascii="Calibri" w:eastAsia="Times New Roman" w:hAnsi="Calibri" w:cs="Calibri"/>
                <w:color w:val="000000"/>
                <w:sz w:val="16"/>
                <w:szCs w:val="16"/>
                <w:rPrChange w:id="663" w:author="Sophie Emilie Søborg Agger" w:date="2020-06-24T13:52:00Z">
                  <w:rPr>
                    <w:del w:id="664" w:author="Sophie Emilie Søborg Agger" w:date="2020-06-23T10:25:00Z"/>
                    <w:rFonts w:ascii="Calibri" w:eastAsia="Times New Roman" w:hAnsi="Calibri" w:cs="Calibri"/>
                    <w:color w:val="000000"/>
                    <w:lang w:val="da-DK"/>
                  </w:rPr>
                </w:rPrChange>
              </w:rPr>
            </w:pPr>
            <w:del w:id="665" w:author="Sophie Emilie Søborg Agger" w:date="2020-06-23T10:25:00Z">
              <w:r w:rsidRPr="00BF3C97" w:rsidDel="00371D58">
                <w:rPr>
                  <w:rFonts w:ascii="Calibri" w:eastAsia="Times New Roman" w:hAnsi="Calibri" w:cs="Calibri"/>
                  <w:color w:val="000000"/>
                  <w:sz w:val="16"/>
                  <w:szCs w:val="16"/>
                  <w:rPrChange w:id="666"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C5F3FF2" w14:textId="310E4695"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7" w:author="Sophie Emilie Søborg Agger" w:date="2020-06-23T10:25:00Z"/>
                <w:rFonts w:ascii="Calibri" w:eastAsia="Times New Roman" w:hAnsi="Calibri" w:cs="Calibri"/>
                <w:color w:val="000000"/>
                <w:sz w:val="16"/>
                <w:szCs w:val="16"/>
                <w:rPrChange w:id="668" w:author="Sophie Emilie Søborg Agger" w:date="2020-06-24T13:52:00Z">
                  <w:rPr>
                    <w:del w:id="669" w:author="Sophie Emilie Søborg Agger" w:date="2020-06-23T10:25:00Z"/>
                    <w:rFonts w:ascii="Calibri" w:eastAsia="Times New Roman" w:hAnsi="Calibri" w:cs="Calibri"/>
                    <w:color w:val="000000"/>
                    <w:lang w:val="da-DK"/>
                  </w:rPr>
                </w:rPrChange>
              </w:rPr>
            </w:pPr>
            <w:del w:id="670" w:author="Sophie Emilie Søborg Agger" w:date="2020-06-23T10:25:00Z">
              <w:r w:rsidRPr="00BF3C97" w:rsidDel="00371D58">
                <w:rPr>
                  <w:rFonts w:ascii="Calibri" w:eastAsia="Times New Roman" w:hAnsi="Calibri" w:cs="Calibri"/>
                  <w:color w:val="000000"/>
                  <w:sz w:val="16"/>
                  <w:szCs w:val="16"/>
                  <w:rPrChange w:id="671"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2D24FA16" w14:textId="74AD4BB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2" w:author="Sophie Emilie Søborg Agger" w:date="2020-06-23T10:25:00Z"/>
                <w:rFonts w:ascii="Calibri" w:eastAsia="Times New Roman" w:hAnsi="Calibri" w:cs="Calibri"/>
                <w:color w:val="000000"/>
                <w:sz w:val="16"/>
                <w:szCs w:val="16"/>
                <w:rPrChange w:id="673" w:author="Sophie Emilie Søborg Agger" w:date="2020-06-24T13:52:00Z">
                  <w:rPr>
                    <w:del w:id="674" w:author="Sophie Emilie Søborg Agger" w:date="2020-06-23T10:25:00Z"/>
                    <w:rFonts w:ascii="Calibri" w:eastAsia="Times New Roman" w:hAnsi="Calibri" w:cs="Calibri"/>
                    <w:color w:val="000000"/>
                    <w:lang w:val="da-DK"/>
                  </w:rPr>
                </w:rPrChange>
              </w:rPr>
            </w:pPr>
            <w:del w:id="675" w:author="Sophie Emilie Søborg Agger" w:date="2020-06-23T10:25:00Z">
              <w:r w:rsidRPr="00BF3C97" w:rsidDel="00371D58">
                <w:rPr>
                  <w:rFonts w:ascii="Calibri" w:eastAsia="Times New Roman" w:hAnsi="Calibri" w:cs="Calibri"/>
                  <w:color w:val="000000"/>
                  <w:sz w:val="16"/>
                  <w:szCs w:val="16"/>
                  <w:rPrChange w:id="676"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E9AE94B" w14:textId="1EFC23E4"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7" w:author="Sophie Emilie Søborg Agger" w:date="2020-06-23T10:25:00Z"/>
                <w:rFonts w:ascii="Calibri" w:eastAsia="Times New Roman" w:hAnsi="Calibri" w:cs="Calibri"/>
                <w:color w:val="000000"/>
                <w:sz w:val="16"/>
                <w:szCs w:val="16"/>
                <w:rPrChange w:id="678" w:author="Sophie Emilie Søborg Agger" w:date="2020-06-24T13:52:00Z">
                  <w:rPr>
                    <w:del w:id="679" w:author="Sophie Emilie Søborg Agger" w:date="2020-06-23T10:25:00Z"/>
                    <w:rFonts w:ascii="Calibri" w:eastAsia="Times New Roman" w:hAnsi="Calibri" w:cs="Calibri"/>
                    <w:color w:val="000000"/>
                    <w:lang w:val="da-DK"/>
                  </w:rPr>
                </w:rPrChange>
              </w:rPr>
            </w:pPr>
            <w:del w:id="680" w:author="Sophie Emilie Søborg Agger" w:date="2020-06-23T10:25:00Z">
              <w:r w:rsidRPr="00BF3C97" w:rsidDel="00371D58">
                <w:rPr>
                  <w:rFonts w:ascii="Calibri" w:eastAsia="Times New Roman" w:hAnsi="Calibri" w:cs="Calibri"/>
                  <w:color w:val="000000"/>
                  <w:sz w:val="16"/>
                  <w:szCs w:val="16"/>
                  <w:rPrChange w:id="681"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2B4012B1" w14:textId="23E92511" w:rsidTr="00371D58">
        <w:trPr>
          <w:divId w:val="23947158"/>
          <w:trHeight w:val="320"/>
          <w:del w:id="682"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082553" w14:textId="4426FC7C" w:rsidR="00371D58" w:rsidRPr="00BF3C97" w:rsidDel="00371D58" w:rsidRDefault="00371D58" w:rsidP="00371D58">
            <w:pPr>
              <w:rPr>
                <w:del w:id="683" w:author="Sophie Emilie Søborg Agger" w:date="2020-06-23T10:25:00Z"/>
                <w:rFonts w:ascii="Calibri" w:eastAsia="Times New Roman" w:hAnsi="Calibri" w:cs="Calibri"/>
                <w:color w:val="000000"/>
                <w:sz w:val="16"/>
                <w:szCs w:val="16"/>
                <w:rPrChange w:id="684" w:author="Sophie Emilie Søborg Agger" w:date="2020-06-24T13:52:00Z">
                  <w:rPr>
                    <w:del w:id="685" w:author="Sophie Emilie Søborg Agger" w:date="2020-06-23T10:25:00Z"/>
                    <w:rFonts w:ascii="Calibri" w:eastAsia="Times New Roman" w:hAnsi="Calibri" w:cs="Calibri"/>
                    <w:color w:val="000000"/>
                    <w:lang w:val="da-DK"/>
                  </w:rPr>
                </w:rPrChange>
              </w:rPr>
            </w:pPr>
            <w:del w:id="686" w:author="Sophie Emilie Søborg Agger" w:date="2020-06-23T10:25:00Z">
              <w:r w:rsidRPr="00BF3C97" w:rsidDel="00371D58">
                <w:rPr>
                  <w:rFonts w:ascii="Calibri" w:eastAsia="Times New Roman" w:hAnsi="Calibri" w:cs="Calibri"/>
                  <w:color w:val="000000"/>
                  <w:sz w:val="16"/>
                  <w:szCs w:val="16"/>
                  <w:rPrChange w:id="687" w:author="Sophie Emilie Søborg Agger" w:date="2020-06-24T13:52:00Z">
                    <w:rPr>
                      <w:rFonts w:ascii="Calibri" w:eastAsia="Times New Roman" w:hAnsi="Calibri" w:cs="Calibri"/>
                      <w:color w:val="000000"/>
                      <w:lang w:val="da-DK"/>
                    </w:rPr>
                  </w:rPrChange>
                </w:rPr>
                <w:delText>Top 20 somatic</w:delText>
              </w:r>
            </w:del>
          </w:p>
        </w:tc>
        <w:tc>
          <w:tcPr>
            <w:tcW w:w="709" w:type="dxa"/>
            <w:noWrap/>
            <w:hideMark/>
          </w:tcPr>
          <w:p w14:paraId="218CB36D" w14:textId="6CF7BAC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88" w:author="Sophie Emilie Søborg Agger" w:date="2020-06-23T10:25:00Z"/>
                <w:rFonts w:ascii="Calibri" w:eastAsia="Times New Roman" w:hAnsi="Calibri" w:cs="Calibri"/>
                <w:color w:val="000000"/>
                <w:sz w:val="16"/>
                <w:szCs w:val="16"/>
                <w:rPrChange w:id="689" w:author="Sophie Emilie Søborg Agger" w:date="2020-06-24T13:52:00Z">
                  <w:rPr>
                    <w:del w:id="690" w:author="Sophie Emilie Søborg Agger" w:date="2020-06-23T10:25:00Z"/>
                    <w:rFonts w:ascii="Calibri" w:eastAsia="Times New Roman" w:hAnsi="Calibri" w:cs="Calibri"/>
                    <w:color w:val="000000"/>
                    <w:lang w:val="da-DK"/>
                  </w:rPr>
                </w:rPrChange>
              </w:rPr>
            </w:pPr>
            <w:del w:id="691" w:author="Sophie Emilie Søborg Agger" w:date="2020-06-23T10:25:00Z">
              <w:r w:rsidRPr="00BF3C97" w:rsidDel="00371D58">
                <w:rPr>
                  <w:rFonts w:ascii="Calibri" w:eastAsia="Times New Roman" w:hAnsi="Calibri" w:cs="Calibri"/>
                  <w:color w:val="000000"/>
                  <w:sz w:val="16"/>
                  <w:szCs w:val="16"/>
                  <w:rPrChange w:id="692"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2DCC2102" w14:textId="6DCF5CE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3" w:author="Sophie Emilie Søborg Agger" w:date="2020-06-23T10:25:00Z"/>
                <w:rFonts w:ascii="Calibri" w:eastAsia="Times New Roman" w:hAnsi="Calibri" w:cs="Calibri"/>
                <w:color w:val="000000"/>
                <w:sz w:val="16"/>
                <w:szCs w:val="16"/>
                <w:rPrChange w:id="694" w:author="Sophie Emilie Søborg Agger" w:date="2020-06-24T13:52:00Z">
                  <w:rPr>
                    <w:del w:id="695" w:author="Sophie Emilie Søborg Agger" w:date="2020-06-23T10:25:00Z"/>
                    <w:rFonts w:ascii="Calibri" w:eastAsia="Times New Roman" w:hAnsi="Calibri" w:cs="Calibri"/>
                    <w:color w:val="000000"/>
                    <w:lang w:val="da-DK"/>
                  </w:rPr>
                </w:rPrChange>
              </w:rPr>
            </w:pPr>
            <w:del w:id="696" w:author="Sophie Emilie Søborg Agger" w:date="2020-06-23T10:25:00Z">
              <w:r w:rsidRPr="00BF3C97" w:rsidDel="00371D58">
                <w:rPr>
                  <w:rFonts w:ascii="Calibri" w:eastAsia="Times New Roman" w:hAnsi="Calibri" w:cs="Calibri"/>
                  <w:color w:val="000000"/>
                  <w:sz w:val="16"/>
                  <w:szCs w:val="16"/>
                  <w:rPrChange w:id="697" w:author="Sophie Emilie Søborg Agger" w:date="2020-06-24T13:52:00Z">
                    <w:rPr>
                      <w:rFonts w:ascii="Calibri" w:eastAsia="Times New Roman" w:hAnsi="Calibri" w:cs="Calibri"/>
                      <w:color w:val="000000"/>
                      <w:lang w:val="da-DK"/>
                    </w:rPr>
                  </w:rPrChange>
                </w:rPr>
                <w:delText>AKAP9</w:delText>
              </w:r>
            </w:del>
          </w:p>
        </w:tc>
        <w:tc>
          <w:tcPr>
            <w:tcW w:w="1364" w:type="dxa"/>
            <w:noWrap/>
            <w:hideMark/>
          </w:tcPr>
          <w:p w14:paraId="2A41AE15" w14:textId="0580947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8" w:author="Sophie Emilie Søborg Agger" w:date="2020-06-23T10:25:00Z"/>
                <w:rFonts w:ascii="Calibri" w:eastAsia="Times New Roman" w:hAnsi="Calibri" w:cs="Calibri"/>
                <w:color w:val="000000"/>
                <w:sz w:val="16"/>
                <w:szCs w:val="16"/>
                <w:rPrChange w:id="699" w:author="Sophie Emilie Søborg Agger" w:date="2020-06-24T13:52:00Z">
                  <w:rPr>
                    <w:del w:id="700" w:author="Sophie Emilie Søborg Agger" w:date="2020-06-23T10:25:00Z"/>
                    <w:rFonts w:ascii="Calibri" w:eastAsia="Times New Roman" w:hAnsi="Calibri" w:cs="Calibri"/>
                    <w:color w:val="000000"/>
                    <w:lang w:val="da-DK"/>
                  </w:rPr>
                </w:rPrChange>
              </w:rPr>
            </w:pPr>
            <w:del w:id="701" w:author="Sophie Emilie Søborg Agger" w:date="2020-06-23T10:25:00Z">
              <w:r w:rsidRPr="00BF3C97" w:rsidDel="00371D58">
                <w:rPr>
                  <w:rFonts w:ascii="Calibri" w:eastAsia="Times New Roman" w:hAnsi="Calibri" w:cs="Calibri"/>
                  <w:color w:val="000000"/>
                  <w:sz w:val="16"/>
                  <w:szCs w:val="16"/>
                  <w:rPrChange w:id="702" w:author="Sophie Emilie Søborg Agger" w:date="2020-06-24T13:52:00Z">
                    <w:rPr>
                      <w:rFonts w:ascii="Calibri" w:eastAsia="Times New Roman" w:hAnsi="Calibri" w:cs="Calibri"/>
                      <w:color w:val="000000"/>
                      <w:lang w:val="da-DK"/>
                    </w:rPr>
                  </w:rPrChange>
                </w:rPr>
                <w:delText>chr14:17683459</w:delText>
              </w:r>
            </w:del>
          </w:p>
        </w:tc>
        <w:tc>
          <w:tcPr>
            <w:tcW w:w="580" w:type="dxa"/>
            <w:noWrap/>
            <w:hideMark/>
          </w:tcPr>
          <w:p w14:paraId="34C031CC" w14:textId="2FC31B9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3" w:author="Sophie Emilie Søborg Agger" w:date="2020-06-23T10:25:00Z"/>
                <w:rFonts w:ascii="Calibri" w:eastAsia="Times New Roman" w:hAnsi="Calibri" w:cs="Calibri"/>
                <w:color w:val="000000"/>
                <w:sz w:val="16"/>
                <w:szCs w:val="16"/>
                <w:rPrChange w:id="704" w:author="Sophie Emilie Søborg Agger" w:date="2020-06-24T13:52:00Z">
                  <w:rPr>
                    <w:del w:id="705" w:author="Sophie Emilie Søborg Agger" w:date="2020-06-23T10:25:00Z"/>
                    <w:rFonts w:ascii="Calibri" w:eastAsia="Times New Roman" w:hAnsi="Calibri" w:cs="Calibri"/>
                    <w:color w:val="000000"/>
                    <w:lang w:val="da-DK"/>
                  </w:rPr>
                </w:rPrChange>
              </w:rPr>
            </w:pPr>
            <w:del w:id="706" w:author="Sophie Emilie Søborg Agger" w:date="2020-06-23T10:25:00Z">
              <w:r w:rsidRPr="00BF3C97" w:rsidDel="00371D58">
                <w:rPr>
                  <w:rFonts w:ascii="Calibri" w:eastAsia="Times New Roman" w:hAnsi="Calibri" w:cs="Calibri"/>
                  <w:color w:val="000000"/>
                  <w:sz w:val="16"/>
                  <w:szCs w:val="16"/>
                  <w:rPrChange w:id="707"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4C43349A" w14:textId="42F9737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8" w:author="Sophie Emilie Søborg Agger" w:date="2020-06-23T10:25:00Z"/>
                <w:rFonts w:ascii="Calibri" w:eastAsia="Times New Roman" w:hAnsi="Calibri" w:cs="Calibri"/>
                <w:color w:val="000000"/>
                <w:sz w:val="16"/>
                <w:szCs w:val="16"/>
                <w:rPrChange w:id="709" w:author="Sophie Emilie Søborg Agger" w:date="2020-06-24T13:52:00Z">
                  <w:rPr>
                    <w:del w:id="710" w:author="Sophie Emilie Søborg Agger" w:date="2020-06-23T10:25:00Z"/>
                    <w:rFonts w:ascii="Calibri" w:eastAsia="Times New Roman" w:hAnsi="Calibri" w:cs="Calibri"/>
                    <w:color w:val="000000"/>
                    <w:lang w:val="da-DK"/>
                  </w:rPr>
                </w:rPrChange>
              </w:rPr>
            </w:pPr>
            <w:del w:id="711" w:author="Sophie Emilie Søborg Agger" w:date="2020-06-23T10:25:00Z">
              <w:r w:rsidRPr="00BF3C97" w:rsidDel="00371D58">
                <w:rPr>
                  <w:rFonts w:ascii="Calibri" w:eastAsia="Times New Roman" w:hAnsi="Calibri" w:cs="Calibri"/>
                  <w:color w:val="000000"/>
                  <w:sz w:val="16"/>
                  <w:szCs w:val="16"/>
                  <w:rPrChange w:id="712" w:author="Sophie Emilie Søborg Agger" w:date="2020-06-24T13:52:00Z">
                    <w:rPr>
                      <w:rFonts w:ascii="Calibri" w:eastAsia="Times New Roman" w:hAnsi="Calibri" w:cs="Calibri"/>
                      <w:color w:val="000000"/>
                      <w:lang w:val="da-DK"/>
                    </w:rPr>
                  </w:rPrChange>
                </w:rPr>
                <w:delText>5.11</w:delText>
              </w:r>
            </w:del>
          </w:p>
        </w:tc>
        <w:tc>
          <w:tcPr>
            <w:tcW w:w="604" w:type="dxa"/>
            <w:noWrap/>
            <w:hideMark/>
          </w:tcPr>
          <w:p w14:paraId="4945DB73" w14:textId="2FB8343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3" w:author="Sophie Emilie Søborg Agger" w:date="2020-06-23T10:25:00Z"/>
                <w:rFonts w:ascii="Calibri" w:eastAsia="Times New Roman" w:hAnsi="Calibri" w:cs="Calibri"/>
                <w:color w:val="000000"/>
                <w:sz w:val="16"/>
                <w:szCs w:val="16"/>
                <w:rPrChange w:id="714" w:author="Sophie Emilie Søborg Agger" w:date="2020-06-24T13:52:00Z">
                  <w:rPr>
                    <w:del w:id="715" w:author="Sophie Emilie Søborg Agger" w:date="2020-06-23T10:25:00Z"/>
                    <w:rFonts w:ascii="Calibri" w:eastAsia="Times New Roman" w:hAnsi="Calibri" w:cs="Calibri"/>
                    <w:color w:val="000000"/>
                    <w:lang w:val="da-DK"/>
                  </w:rPr>
                </w:rPrChange>
              </w:rPr>
            </w:pPr>
            <w:del w:id="716" w:author="Sophie Emilie Søborg Agger" w:date="2020-06-23T10:25:00Z">
              <w:r w:rsidRPr="00BF3C97" w:rsidDel="00371D58">
                <w:rPr>
                  <w:rFonts w:ascii="Calibri" w:eastAsia="Times New Roman" w:hAnsi="Calibri" w:cs="Calibri"/>
                  <w:color w:val="000000"/>
                  <w:sz w:val="16"/>
                  <w:szCs w:val="16"/>
                  <w:rPrChange w:id="717" w:author="Sophie Emilie Søborg Agger" w:date="2020-06-24T13:52:00Z">
                    <w:rPr>
                      <w:rFonts w:ascii="Calibri" w:eastAsia="Times New Roman" w:hAnsi="Calibri" w:cs="Calibri"/>
                      <w:color w:val="000000"/>
                      <w:lang w:val="da-DK"/>
                    </w:rPr>
                  </w:rPrChange>
                </w:rPr>
                <w:delText>0.84</w:delText>
              </w:r>
            </w:del>
          </w:p>
        </w:tc>
        <w:tc>
          <w:tcPr>
            <w:tcW w:w="762" w:type="dxa"/>
            <w:noWrap/>
            <w:hideMark/>
          </w:tcPr>
          <w:p w14:paraId="1800AD03" w14:textId="5AED37C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8" w:author="Sophie Emilie Søborg Agger" w:date="2020-06-23T10:25:00Z"/>
                <w:rFonts w:ascii="Calibri" w:eastAsia="Times New Roman" w:hAnsi="Calibri" w:cs="Calibri"/>
                <w:color w:val="000000"/>
                <w:sz w:val="16"/>
                <w:szCs w:val="16"/>
                <w:rPrChange w:id="719" w:author="Sophie Emilie Søborg Agger" w:date="2020-06-24T13:52:00Z">
                  <w:rPr>
                    <w:del w:id="720" w:author="Sophie Emilie Søborg Agger" w:date="2020-06-23T10:25:00Z"/>
                    <w:rFonts w:ascii="Calibri" w:eastAsia="Times New Roman" w:hAnsi="Calibri" w:cs="Calibri"/>
                    <w:color w:val="000000"/>
                    <w:lang w:val="da-DK"/>
                  </w:rPr>
                </w:rPrChange>
              </w:rPr>
            </w:pPr>
            <w:del w:id="721" w:author="Sophie Emilie Søborg Agger" w:date="2020-06-23T10:25:00Z">
              <w:r w:rsidRPr="00BF3C97" w:rsidDel="00371D58">
                <w:rPr>
                  <w:rFonts w:ascii="Calibri" w:eastAsia="Times New Roman" w:hAnsi="Calibri" w:cs="Calibri"/>
                  <w:color w:val="000000"/>
                  <w:sz w:val="16"/>
                  <w:szCs w:val="16"/>
                  <w:rPrChange w:id="722"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6CFA0495" w14:textId="62D51CE5"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3" w:author="Sophie Emilie Søborg Agger" w:date="2020-06-23T10:25:00Z"/>
                <w:rFonts w:ascii="Calibri" w:eastAsia="Times New Roman" w:hAnsi="Calibri" w:cs="Calibri"/>
                <w:color w:val="000000"/>
                <w:sz w:val="16"/>
                <w:szCs w:val="16"/>
                <w:rPrChange w:id="724" w:author="Sophie Emilie Søborg Agger" w:date="2020-06-24T13:52:00Z">
                  <w:rPr>
                    <w:del w:id="725" w:author="Sophie Emilie Søborg Agger" w:date="2020-06-23T10:25:00Z"/>
                    <w:rFonts w:ascii="Calibri" w:eastAsia="Times New Roman" w:hAnsi="Calibri" w:cs="Calibri"/>
                    <w:color w:val="000000"/>
                    <w:lang w:val="da-DK"/>
                  </w:rPr>
                </w:rPrChange>
              </w:rPr>
            </w:pPr>
            <w:del w:id="726" w:author="Sophie Emilie Søborg Agger" w:date="2020-06-23T10:25:00Z">
              <w:r w:rsidRPr="00BF3C97" w:rsidDel="00371D58">
                <w:rPr>
                  <w:rFonts w:ascii="Calibri" w:eastAsia="Times New Roman" w:hAnsi="Calibri" w:cs="Calibri"/>
                  <w:color w:val="000000"/>
                  <w:sz w:val="16"/>
                  <w:szCs w:val="16"/>
                  <w:rPrChange w:id="727"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E8EC6AF" w14:textId="50AE0744"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8" w:author="Sophie Emilie Søborg Agger" w:date="2020-06-23T10:25:00Z"/>
                <w:rFonts w:ascii="Calibri" w:eastAsia="Times New Roman" w:hAnsi="Calibri" w:cs="Calibri"/>
                <w:color w:val="000000"/>
                <w:sz w:val="16"/>
                <w:szCs w:val="16"/>
                <w:rPrChange w:id="729" w:author="Sophie Emilie Søborg Agger" w:date="2020-06-24T13:52:00Z">
                  <w:rPr>
                    <w:del w:id="730" w:author="Sophie Emilie Søborg Agger" w:date="2020-06-23T10:25:00Z"/>
                    <w:rFonts w:ascii="Calibri" w:eastAsia="Times New Roman" w:hAnsi="Calibri" w:cs="Calibri"/>
                    <w:color w:val="000000"/>
                    <w:lang w:val="da-DK"/>
                  </w:rPr>
                </w:rPrChange>
              </w:rPr>
            </w:pPr>
            <w:del w:id="731" w:author="Sophie Emilie Søborg Agger" w:date="2020-06-23T10:25:00Z">
              <w:r w:rsidRPr="00BF3C97" w:rsidDel="00371D58">
                <w:rPr>
                  <w:rFonts w:ascii="Calibri" w:eastAsia="Times New Roman" w:hAnsi="Calibri" w:cs="Calibri"/>
                  <w:color w:val="000000"/>
                  <w:sz w:val="16"/>
                  <w:szCs w:val="16"/>
                  <w:rPrChange w:id="732"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5668F978" w14:textId="699A14E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3" w:author="Sophie Emilie Søborg Agger" w:date="2020-06-23T10:25:00Z"/>
                <w:rFonts w:ascii="Calibri" w:eastAsia="Times New Roman" w:hAnsi="Calibri" w:cs="Calibri"/>
                <w:color w:val="000000"/>
                <w:sz w:val="16"/>
                <w:szCs w:val="16"/>
                <w:rPrChange w:id="734" w:author="Sophie Emilie Søborg Agger" w:date="2020-06-24T13:52:00Z">
                  <w:rPr>
                    <w:del w:id="735" w:author="Sophie Emilie Søborg Agger" w:date="2020-06-23T10:25:00Z"/>
                    <w:rFonts w:ascii="Calibri" w:eastAsia="Times New Roman" w:hAnsi="Calibri" w:cs="Calibri"/>
                    <w:color w:val="000000"/>
                    <w:lang w:val="da-DK"/>
                  </w:rPr>
                </w:rPrChange>
              </w:rPr>
            </w:pPr>
            <w:del w:id="736" w:author="Sophie Emilie Søborg Agger" w:date="2020-06-23T10:25:00Z">
              <w:r w:rsidRPr="00BF3C97" w:rsidDel="00371D58">
                <w:rPr>
                  <w:rFonts w:ascii="Calibri" w:eastAsia="Times New Roman" w:hAnsi="Calibri" w:cs="Calibri"/>
                  <w:color w:val="000000"/>
                  <w:sz w:val="16"/>
                  <w:szCs w:val="16"/>
                  <w:rPrChange w:id="737"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14375EE4" w14:textId="77B989D2"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8" w:author="Sophie Emilie Søborg Agger" w:date="2020-06-23T10:25:00Z"/>
                <w:rFonts w:ascii="Calibri" w:eastAsia="Times New Roman" w:hAnsi="Calibri" w:cs="Calibri"/>
                <w:color w:val="000000"/>
                <w:sz w:val="16"/>
                <w:szCs w:val="16"/>
                <w:rPrChange w:id="739" w:author="Sophie Emilie Søborg Agger" w:date="2020-06-24T13:52:00Z">
                  <w:rPr>
                    <w:del w:id="740" w:author="Sophie Emilie Søborg Agger" w:date="2020-06-23T10:25:00Z"/>
                    <w:rFonts w:ascii="Calibri" w:eastAsia="Times New Roman" w:hAnsi="Calibri" w:cs="Calibri"/>
                    <w:color w:val="000000"/>
                    <w:lang w:val="da-DK"/>
                  </w:rPr>
                </w:rPrChange>
              </w:rPr>
            </w:pPr>
            <w:del w:id="741" w:author="Sophie Emilie Søborg Agger" w:date="2020-06-23T10:25:00Z">
              <w:r w:rsidRPr="00BF3C97" w:rsidDel="00371D58">
                <w:rPr>
                  <w:rFonts w:ascii="Calibri" w:eastAsia="Times New Roman" w:hAnsi="Calibri" w:cs="Calibri"/>
                  <w:color w:val="000000"/>
                  <w:sz w:val="16"/>
                  <w:szCs w:val="16"/>
                  <w:rPrChange w:id="742" w:author="Sophie Emilie Søborg Agger" w:date="2020-06-24T13:52:00Z">
                    <w:rPr>
                      <w:rFonts w:ascii="Calibri" w:eastAsia="Times New Roman" w:hAnsi="Calibri" w:cs="Calibri"/>
                      <w:color w:val="000000"/>
                      <w:lang w:val="da-DK"/>
                    </w:rPr>
                  </w:rPrChange>
                </w:rPr>
                <w:delText>318</w:delText>
              </w:r>
            </w:del>
          </w:p>
        </w:tc>
      </w:tr>
    </w:tbl>
    <w:p w14:paraId="7B2261FA" w14:textId="77777777" w:rsidR="00623EF9" w:rsidRDefault="00623EF9" w:rsidP="00405C97">
      <w:pPr>
        <w:pStyle w:val="Heading3"/>
      </w:pPr>
      <w:bookmarkStart w:id="743" w:name="_Toc45471961"/>
      <w:r>
        <w:t>Genes associated with disease</w:t>
      </w:r>
      <w:bookmarkEnd w:id="743"/>
    </w:p>
    <w:p w14:paraId="7115AD6D" w14:textId="5C74DE3F" w:rsidR="00623EF9" w:rsidRDefault="00623EF9" w:rsidP="00623EF9">
      <w:r>
        <w:t>7 SNPs with a Z(F</w:t>
      </w:r>
      <w:r>
        <w:rPr>
          <w:vertAlign w:val="subscript"/>
        </w:rPr>
        <w:t>ST</w:t>
      </w:r>
      <w:r>
        <w:t>) ≥ 5 was found in the gene CHD7 and 1 was found in the gene AKAP9 (</w:t>
      </w:r>
      <w:r>
        <w:fldChar w:fldCharType="begin"/>
      </w:r>
      <w:r>
        <w:instrText xml:space="preserve"> REF _Ref43800818 \h </w:instrText>
      </w:r>
      <w:r>
        <w:fldChar w:fldCharType="separate"/>
      </w:r>
      <w:ins w:id="744" w:author="Sophie Emilie Søborg Agger" w:date="2020-07-13T10:28:00Z">
        <w:r w:rsidR="00412439">
          <w:t xml:space="preserve">Table </w:t>
        </w:r>
        <w:r w:rsidR="00412439">
          <w:rPr>
            <w:noProof/>
          </w:rPr>
          <w:t>1</w:t>
        </w:r>
      </w:ins>
      <w:del w:id="745" w:author="Sophie Emilie Søborg Agger" w:date="2020-07-13T10:28:00Z">
        <w:r w:rsidDel="00412439">
          <w:delText xml:space="preserve">Table </w:delText>
        </w:r>
        <w:r w:rsidDel="00412439">
          <w:rPr>
            <w:noProof/>
          </w:rPr>
          <w:delText>3</w:delText>
        </w:r>
      </w:del>
      <w:r>
        <w:fldChar w:fldCharType="end"/>
      </w:r>
      <w:r>
        <w:t>)</w:t>
      </w:r>
      <w:ins w:id="746" w:author="Sophie Emilie Søborg Agger" w:date="2020-07-13T10:28:00Z">
        <w:r w:rsidR="00412439">
          <w:t xml:space="preserve"> </w:t>
        </w:r>
        <w:r w:rsidR="00412439">
          <w:t xml:space="preserve">compared with the 160 dogs + the </w:t>
        </w:r>
        <w:proofErr w:type="spellStart"/>
        <w:r w:rsidR="00412439">
          <w:t>iDog</w:t>
        </w:r>
        <w:proofErr w:type="spellEnd"/>
        <w:r w:rsidR="00412439">
          <w:t xml:space="preserve"> dataset</w:t>
        </w:r>
      </w:ins>
      <w:r>
        <w:t>. All variants were intron variants</w:t>
      </w:r>
      <w:ins w:id="747" w:author="Sophie Emilie Søborg Agger" w:date="2020-07-13T10:28:00Z">
        <w:r w:rsidR="00412439">
          <w:t>.</w:t>
        </w:r>
      </w:ins>
      <w:del w:id="748" w:author="Sophie Emilie Søborg Agger" w:date="2020-07-13T10:28:00Z">
        <w:r w:rsidR="004879E5" w:rsidDel="00412439">
          <w:delText xml:space="preserve"> compared with the iDog dataset</w:delText>
        </w:r>
      </w:del>
    </w:p>
    <w:p w14:paraId="67AB274E" w14:textId="77777777" w:rsidR="00623EF9" w:rsidRPr="00BD6BC8" w:rsidDel="00371D58" w:rsidRDefault="00623EF9" w:rsidP="00623EF9">
      <w:pPr>
        <w:rPr>
          <w:rFonts w:ascii="Calibri" w:eastAsia="Times New Roman" w:hAnsi="Calibri" w:cs="Calibri"/>
          <w:color w:val="000000"/>
          <w:sz w:val="16"/>
          <w:szCs w:val="16"/>
        </w:rPr>
      </w:pPr>
    </w:p>
    <w:p w14:paraId="2C0FCD27" w14:textId="5963123C" w:rsidR="00623EF9" w:rsidRPr="006007AB" w:rsidRDefault="00623EF9" w:rsidP="00623EF9">
      <w:pPr>
        <w:pStyle w:val="Caption"/>
        <w:keepNext/>
        <w:rPr>
          <w:rPrChange w:id="749" w:author="Sophie Emilie Søborg Agger" w:date="2020-07-12T18:48:00Z">
            <w:rPr/>
          </w:rPrChange>
        </w:rPr>
      </w:pPr>
      <w:bookmarkStart w:id="750" w:name="_Ref43800818"/>
      <w:r>
        <w:t xml:space="preserve">Table </w:t>
      </w:r>
      <w:r>
        <w:fldChar w:fldCharType="begin"/>
      </w:r>
      <w:r>
        <w:instrText xml:space="preserve"> SEQ Table \* ARABIC </w:instrText>
      </w:r>
      <w:r>
        <w:fldChar w:fldCharType="separate"/>
      </w:r>
      <w:ins w:id="751" w:author="Sophie Emilie Søborg Agger" w:date="2020-07-12T18:47:00Z">
        <w:r w:rsidR="006007AB">
          <w:rPr>
            <w:noProof/>
          </w:rPr>
          <w:t>1</w:t>
        </w:r>
      </w:ins>
      <w:del w:id="752" w:author="Sophie Emilie Søborg Agger" w:date="2020-07-12T18:47:00Z">
        <w:r w:rsidDel="006007AB">
          <w:rPr>
            <w:noProof/>
          </w:rPr>
          <w:delText>3</w:delText>
        </w:r>
      </w:del>
      <w:r>
        <w:fldChar w:fldCharType="end"/>
      </w:r>
      <w:bookmarkEnd w:id="750"/>
      <w:ins w:id="753" w:author="Sophie Emilie Søborg Agger" w:date="2020-07-12T18:48:00Z">
        <w:r w:rsidR="006007AB">
          <w:t xml:space="preserve">: SNPs in disease associated genes with </w:t>
        </w:r>
      </w:ins>
      <w:proofErr w:type="gramStart"/>
      <w:ins w:id="754" w:author="Sophie Emilie Søborg Agger" w:date="2020-07-13T10:28:00Z">
        <w:r w:rsidR="00412439">
          <w:t>a</w:t>
        </w:r>
        <w:proofErr w:type="gramEnd"/>
        <w:r w:rsidR="00412439">
          <w:t xml:space="preserve"> F</w:t>
        </w:r>
        <w:r w:rsidR="00412439" w:rsidRPr="00412439">
          <w:rPr>
            <w:vertAlign w:val="subscript"/>
            <w:rPrChange w:id="755" w:author="Sophie Emilie Søborg Agger" w:date="2020-07-13T10:28:00Z">
              <w:rPr/>
            </w:rPrChange>
          </w:rPr>
          <w:t>ST</w:t>
        </w:r>
      </w:ins>
      <w:ins w:id="756" w:author="Sophie Emilie Søborg Agger" w:date="2020-07-12T18:48:00Z">
        <w:r w:rsidR="006007AB">
          <w:t xml:space="preserve"> ≥ 5 when compared to </w:t>
        </w:r>
        <w:r w:rsidR="006007AB">
          <w:t xml:space="preserve">the 160 dogs + the </w:t>
        </w:r>
        <w:proofErr w:type="spellStart"/>
        <w:r w:rsidR="006007AB">
          <w:t>iDog</w:t>
        </w:r>
        <w:proofErr w:type="spellEnd"/>
        <w:r w:rsidR="006007AB">
          <w:t xml:space="preserve"> dataset</w:t>
        </w:r>
      </w:ins>
    </w:p>
    <w:tbl>
      <w:tblPr>
        <w:tblStyle w:val="GridTable4-Accent1"/>
        <w:tblW w:w="9918" w:type="dxa"/>
        <w:tblLayout w:type="fixed"/>
        <w:tblLook w:val="04A0" w:firstRow="1" w:lastRow="0" w:firstColumn="1" w:lastColumn="0" w:noHBand="0" w:noVBand="1"/>
        <w:tblPrChange w:id="757" w:author="Sophie Emilie Søborg Agger" w:date="2020-07-12T18:50:00Z">
          <w:tblPr>
            <w:tblStyle w:val="GridTable4-Accent1"/>
            <w:tblW w:w="9621" w:type="dxa"/>
            <w:tblLayout w:type="fixed"/>
            <w:tblLook w:val="04A0" w:firstRow="1" w:lastRow="0" w:firstColumn="1" w:lastColumn="0" w:noHBand="0" w:noVBand="1"/>
          </w:tblPr>
        </w:tblPrChange>
      </w:tblPr>
      <w:tblGrid>
        <w:gridCol w:w="1270"/>
        <w:gridCol w:w="1189"/>
        <w:gridCol w:w="728"/>
        <w:gridCol w:w="1357"/>
        <w:gridCol w:w="580"/>
        <w:gridCol w:w="643"/>
        <w:gridCol w:w="580"/>
        <w:gridCol w:w="781"/>
        <w:gridCol w:w="50"/>
        <w:gridCol w:w="1507"/>
        <w:gridCol w:w="50"/>
        <w:gridCol w:w="492"/>
        <w:gridCol w:w="691"/>
        <w:tblGridChange w:id="758">
          <w:tblGrid>
            <w:gridCol w:w="1270"/>
            <w:gridCol w:w="1"/>
            <w:gridCol w:w="1188"/>
            <w:gridCol w:w="2"/>
            <w:gridCol w:w="726"/>
            <w:gridCol w:w="2"/>
            <w:gridCol w:w="1355"/>
            <w:gridCol w:w="2"/>
            <w:gridCol w:w="578"/>
            <w:gridCol w:w="2"/>
            <w:gridCol w:w="641"/>
            <w:gridCol w:w="2"/>
            <w:gridCol w:w="578"/>
            <w:gridCol w:w="582"/>
            <w:gridCol w:w="199"/>
            <w:gridCol w:w="1359"/>
            <w:gridCol w:w="198"/>
            <w:gridCol w:w="542"/>
            <w:gridCol w:w="394"/>
            <w:gridCol w:w="197"/>
            <w:gridCol w:w="100"/>
          </w:tblGrid>
        </w:tblGridChange>
      </w:tblGrid>
      <w:tr w:rsidR="00623EF9" w:rsidRPr="00BD6BC8" w14:paraId="5C1CE035" w14:textId="77777777" w:rsidTr="006007AB">
        <w:trPr>
          <w:cnfStyle w:val="100000000000" w:firstRow="1" w:lastRow="0" w:firstColumn="0" w:lastColumn="0" w:oddVBand="0" w:evenVBand="0" w:oddHBand="0" w:evenHBand="0" w:firstRowFirstColumn="0" w:firstRowLastColumn="0" w:lastRowFirstColumn="0" w:lastRowLastColumn="0"/>
          <w:trHeight w:val="188"/>
          <w:trPrChange w:id="759" w:author="Sophie Emilie Søborg Agger" w:date="2020-07-12T18:50:00Z">
            <w:trPr>
              <w:gridAfter w:val="0"/>
              <w:trHeight w:val="188"/>
            </w:trPr>
          </w:trPrChange>
        </w:trPr>
        <w:tc>
          <w:tcPr>
            <w:cnfStyle w:val="001000000000" w:firstRow="0" w:lastRow="0" w:firstColumn="1" w:lastColumn="0" w:oddVBand="0" w:evenVBand="0" w:oddHBand="0" w:evenHBand="0" w:firstRowFirstColumn="0" w:firstRowLastColumn="0" w:lastRowFirstColumn="0" w:lastRowLastColumn="0"/>
            <w:tcW w:w="1270" w:type="dxa"/>
            <w:noWrap/>
            <w:hideMark/>
            <w:tcPrChange w:id="760" w:author="Sophie Emilie Søborg Agger" w:date="2020-07-12T18:50:00Z">
              <w:tcPr>
                <w:tcW w:w="1271" w:type="dxa"/>
                <w:gridSpan w:val="2"/>
                <w:noWrap/>
                <w:hideMark/>
              </w:tcPr>
            </w:tcPrChange>
          </w:tcPr>
          <w:p w14:paraId="753E27A2" w14:textId="77777777" w:rsidR="00623EF9" w:rsidRPr="00BD6BC8" w:rsidRDefault="00623EF9" w:rsidP="00EB038B">
            <w:pPr>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Disease</w:t>
            </w:r>
            <w:proofErr w:type="spellEnd"/>
          </w:p>
        </w:tc>
        <w:tc>
          <w:tcPr>
            <w:tcW w:w="1189" w:type="dxa"/>
            <w:noWrap/>
            <w:hideMark/>
            <w:tcPrChange w:id="761" w:author="Sophie Emilie Søborg Agger" w:date="2020-07-12T18:50:00Z">
              <w:tcPr>
                <w:tcW w:w="1190" w:type="dxa"/>
                <w:gridSpan w:val="2"/>
                <w:noWrap/>
                <w:hideMark/>
              </w:tcPr>
            </w:tcPrChange>
          </w:tcPr>
          <w:p w14:paraId="6C836337"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Type</w:t>
            </w:r>
          </w:p>
        </w:tc>
        <w:tc>
          <w:tcPr>
            <w:tcW w:w="728" w:type="dxa"/>
            <w:noWrap/>
            <w:hideMark/>
            <w:tcPrChange w:id="762" w:author="Sophie Emilie Søborg Agger" w:date="2020-07-12T18:50:00Z">
              <w:tcPr>
                <w:tcW w:w="728" w:type="dxa"/>
                <w:gridSpan w:val="2"/>
                <w:noWrap/>
                <w:hideMark/>
              </w:tcPr>
            </w:tcPrChange>
          </w:tcPr>
          <w:p w14:paraId="07822E71"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Gene</w:t>
            </w:r>
          </w:p>
        </w:tc>
        <w:tc>
          <w:tcPr>
            <w:tcW w:w="1357" w:type="dxa"/>
            <w:noWrap/>
            <w:hideMark/>
            <w:tcPrChange w:id="763" w:author="Sophie Emilie Søborg Agger" w:date="2020-07-12T18:50:00Z">
              <w:tcPr>
                <w:tcW w:w="1357" w:type="dxa"/>
                <w:gridSpan w:val="2"/>
                <w:noWrap/>
                <w:hideMark/>
              </w:tcPr>
            </w:tcPrChange>
          </w:tcPr>
          <w:p w14:paraId="283C6976"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Location</w:t>
            </w:r>
          </w:p>
        </w:tc>
        <w:tc>
          <w:tcPr>
            <w:tcW w:w="580" w:type="dxa"/>
            <w:noWrap/>
            <w:hideMark/>
            <w:tcPrChange w:id="764" w:author="Sophie Emilie Søborg Agger" w:date="2020-07-12T18:50:00Z">
              <w:tcPr>
                <w:tcW w:w="580" w:type="dxa"/>
                <w:gridSpan w:val="2"/>
                <w:noWrap/>
                <w:hideMark/>
              </w:tcPr>
            </w:tcPrChange>
          </w:tcPr>
          <w:p w14:paraId="30A6A77D"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FST</w:t>
            </w:r>
          </w:p>
        </w:tc>
        <w:tc>
          <w:tcPr>
            <w:tcW w:w="643" w:type="dxa"/>
            <w:noWrap/>
            <w:hideMark/>
            <w:tcPrChange w:id="765" w:author="Sophie Emilie Søborg Agger" w:date="2020-07-12T18:50:00Z">
              <w:tcPr>
                <w:tcW w:w="643" w:type="dxa"/>
                <w:gridSpan w:val="2"/>
                <w:noWrap/>
                <w:hideMark/>
              </w:tcPr>
            </w:tcPrChange>
          </w:tcPr>
          <w:p w14:paraId="0474352A"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Z(F</w:t>
            </w:r>
            <w:r w:rsidRPr="00BD6BC8">
              <w:rPr>
                <w:rFonts w:ascii="Calibri" w:eastAsia="Times New Roman" w:hAnsi="Calibri" w:cs="Calibri"/>
                <w:color w:val="000000"/>
                <w:sz w:val="16"/>
                <w:szCs w:val="16"/>
                <w:vertAlign w:val="subscript"/>
                <w:lang w:val="da-DK"/>
              </w:rPr>
              <w:t>ST</w:t>
            </w:r>
            <w:r w:rsidRPr="00BD6BC8">
              <w:rPr>
                <w:rFonts w:ascii="Calibri" w:eastAsia="Times New Roman" w:hAnsi="Calibri" w:cs="Calibri"/>
                <w:color w:val="000000"/>
                <w:sz w:val="16"/>
                <w:szCs w:val="16"/>
                <w:lang w:val="da-DK"/>
              </w:rPr>
              <w:t>)</w:t>
            </w:r>
          </w:p>
        </w:tc>
        <w:tc>
          <w:tcPr>
            <w:tcW w:w="1411" w:type="dxa"/>
            <w:gridSpan w:val="3"/>
            <w:noWrap/>
            <w:hideMark/>
            <w:tcPrChange w:id="766" w:author="Sophie Emilie Søborg Agger" w:date="2020-07-12T18:50:00Z">
              <w:tcPr>
                <w:tcW w:w="1160" w:type="dxa"/>
                <w:gridSpan w:val="2"/>
                <w:noWrap/>
                <w:hideMark/>
              </w:tcPr>
            </w:tcPrChange>
          </w:tcPr>
          <w:p w14:paraId="79283C0F"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lang w:val="da-DK"/>
              </w:rPr>
            </w:pPr>
            <w:r w:rsidRPr="00BD6BC8">
              <w:rPr>
                <w:rFonts w:ascii="Calibri" w:eastAsia="Times New Roman" w:hAnsi="Calibri" w:cs="Calibri"/>
                <w:color w:val="000000"/>
                <w:sz w:val="16"/>
                <w:szCs w:val="16"/>
                <w:lang w:val="da-DK"/>
              </w:rPr>
              <w:t>MAF</w:t>
            </w:r>
          </w:p>
        </w:tc>
        <w:tc>
          <w:tcPr>
            <w:tcW w:w="1557" w:type="dxa"/>
            <w:gridSpan w:val="2"/>
            <w:noWrap/>
            <w:hideMark/>
            <w:tcPrChange w:id="767" w:author="Sophie Emilie Søborg Agger" w:date="2020-07-12T18:50:00Z">
              <w:tcPr>
                <w:tcW w:w="1558" w:type="dxa"/>
                <w:gridSpan w:val="2"/>
                <w:noWrap/>
                <w:hideMark/>
              </w:tcPr>
            </w:tcPrChange>
          </w:tcPr>
          <w:p w14:paraId="1795074F"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Extra</w:t>
            </w:r>
            <w:proofErr w:type="spellEnd"/>
          </w:p>
        </w:tc>
        <w:tc>
          <w:tcPr>
            <w:tcW w:w="1182" w:type="dxa"/>
            <w:gridSpan w:val="2"/>
            <w:noWrap/>
            <w:hideMark/>
            <w:tcPrChange w:id="768" w:author="Sophie Emilie Søborg Agger" w:date="2020-07-12T18:50:00Z">
              <w:tcPr>
                <w:tcW w:w="1134" w:type="dxa"/>
                <w:gridSpan w:val="3"/>
                <w:noWrap/>
                <w:hideMark/>
              </w:tcPr>
            </w:tcPrChange>
          </w:tcPr>
          <w:p w14:paraId="4B461EEA"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Observations</w:t>
            </w:r>
          </w:p>
        </w:tc>
      </w:tr>
      <w:tr w:rsidR="006007AB" w:rsidRPr="00BD6BC8" w14:paraId="776F25A0" w14:textId="77777777" w:rsidTr="006007AB">
        <w:tblPrEx>
          <w:tblPrExChange w:id="769" w:author="Sophie Emilie Søborg Agger" w:date="2020-07-12T18:50:00Z">
            <w:tblPrEx>
              <w:tblW w:w="9917" w:type="dxa"/>
            </w:tblPrEx>
          </w:tblPrExChange>
        </w:tblPrEx>
        <w:trPr>
          <w:cnfStyle w:val="000000100000" w:firstRow="0" w:lastRow="0" w:firstColumn="0" w:lastColumn="0" w:oddVBand="0" w:evenVBand="0" w:oddHBand="1" w:evenHBand="0" w:firstRowFirstColumn="0" w:firstRowLastColumn="0" w:lastRowFirstColumn="0" w:lastRowLastColumn="0"/>
          <w:trHeight w:val="128"/>
          <w:trPrChange w:id="770" w:author="Sophie Emilie Søborg Agger" w:date="2020-07-12T18:50:00Z">
            <w:trPr>
              <w:gridAfter w:val="0"/>
              <w:wAfter w:w="99" w:type="dxa"/>
              <w:trHeight w:val="128"/>
            </w:trPr>
          </w:trPrChange>
        </w:trPr>
        <w:tc>
          <w:tcPr>
            <w:cnfStyle w:val="001000000000" w:firstRow="0" w:lastRow="0" w:firstColumn="1" w:lastColumn="0" w:oddVBand="0" w:evenVBand="0" w:oddHBand="0" w:evenHBand="0" w:firstRowFirstColumn="0" w:firstRowLastColumn="0" w:lastRowFirstColumn="0" w:lastRowLastColumn="0"/>
            <w:tcW w:w="1270" w:type="dxa"/>
            <w:shd w:val="clear" w:color="auto" w:fill="4472C4"/>
            <w:noWrap/>
            <w:hideMark/>
            <w:tcPrChange w:id="771" w:author="Sophie Emilie Søborg Agger" w:date="2020-07-12T18:50:00Z">
              <w:tcPr>
                <w:tcW w:w="1270" w:type="dxa"/>
                <w:shd w:val="clear" w:color="auto" w:fill="4472C4"/>
                <w:noWrap/>
                <w:hideMark/>
              </w:tcPr>
            </w:tcPrChange>
          </w:tcPr>
          <w:p w14:paraId="5AD22BFE" w14:textId="77777777" w:rsidR="00623EF9" w:rsidRPr="00BD6BC8" w:rsidRDefault="00623EF9" w:rsidP="00EB038B">
            <w:pPr>
              <w:jc w:val="cente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
        </w:tc>
        <w:tc>
          <w:tcPr>
            <w:tcW w:w="1189" w:type="dxa"/>
            <w:shd w:val="clear" w:color="auto" w:fill="4472C4"/>
            <w:noWrap/>
            <w:hideMark/>
            <w:tcPrChange w:id="772" w:author="Sophie Emilie Søborg Agger" w:date="2020-07-12T18:50:00Z">
              <w:tcPr>
                <w:tcW w:w="1189" w:type="dxa"/>
                <w:gridSpan w:val="2"/>
                <w:shd w:val="clear" w:color="auto" w:fill="4472C4"/>
                <w:noWrap/>
                <w:hideMark/>
              </w:tcPr>
            </w:tcPrChange>
          </w:tcPr>
          <w:p w14:paraId="4BEE87D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728" w:type="dxa"/>
            <w:shd w:val="clear" w:color="auto" w:fill="4472C4"/>
            <w:noWrap/>
            <w:hideMark/>
            <w:tcPrChange w:id="773" w:author="Sophie Emilie Søborg Agger" w:date="2020-07-12T18:50:00Z">
              <w:tcPr>
                <w:tcW w:w="728" w:type="dxa"/>
                <w:gridSpan w:val="2"/>
                <w:shd w:val="clear" w:color="auto" w:fill="4472C4"/>
                <w:noWrap/>
                <w:hideMark/>
              </w:tcPr>
            </w:tcPrChange>
          </w:tcPr>
          <w:p w14:paraId="18DE1169"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1357" w:type="dxa"/>
            <w:shd w:val="clear" w:color="auto" w:fill="4472C4"/>
            <w:noWrap/>
            <w:hideMark/>
            <w:tcPrChange w:id="774" w:author="Sophie Emilie Søborg Agger" w:date="2020-07-12T18:50:00Z">
              <w:tcPr>
                <w:tcW w:w="1357" w:type="dxa"/>
                <w:gridSpan w:val="2"/>
                <w:shd w:val="clear" w:color="auto" w:fill="4472C4"/>
                <w:noWrap/>
                <w:hideMark/>
              </w:tcPr>
            </w:tcPrChange>
          </w:tcPr>
          <w:p w14:paraId="1A4E9581"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80" w:type="dxa"/>
            <w:shd w:val="clear" w:color="auto" w:fill="4472C4"/>
            <w:noWrap/>
            <w:hideMark/>
            <w:tcPrChange w:id="775" w:author="Sophie Emilie Søborg Agger" w:date="2020-07-12T18:50:00Z">
              <w:tcPr>
                <w:tcW w:w="580" w:type="dxa"/>
                <w:gridSpan w:val="2"/>
                <w:shd w:val="clear" w:color="auto" w:fill="4472C4"/>
                <w:noWrap/>
                <w:hideMark/>
              </w:tcPr>
            </w:tcPrChange>
          </w:tcPr>
          <w:p w14:paraId="53CA3DB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643" w:type="dxa"/>
            <w:shd w:val="clear" w:color="auto" w:fill="4472C4"/>
            <w:noWrap/>
            <w:hideMark/>
            <w:tcPrChange w:id="776" w:author="Sophie Emilie Søborg Agger" w:date="2020-07-12T18:50:00Z">
              <w:tcPr>
                <w:tcW w:w="643" w:type="dxa"/>
                <w:gridSpan w:val="2"/>
                <w:shd w:val="clear" w:color="auto" w:fill="4472C4"/>
                <w:noWrap/>
                <w:hideMark/>
              </w:tcPr>
            </w:tcPrChange>
          </w:tcPr>
          <w:p w14:paraId="10AE9D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80" w:type="dxa"/>
            <w:shd w:val="clear" w:color="auto" w:fill="4472C4"/>
            <w:noWrap/>
            <w:hideMark/>
            <w:tcPrChange w:id="777" w:author="Sophie Emilie Søborg Agger" w:date="2020-07-12T18:50:00Z">
              <w:tcPr>
                <w:tcW w:w="580" w:type="dxa"/>
                <w:gridSpan w:val="2"/>
                <w:shd w:val="clear" w:color="auto" w:fill="4472C4"/>
                <w:noWrap/>
                <w:hideMark/>
              </w:tcPr>
            </w:tcPrChange>
          </w:tcPr>
          <w:p w14:paraId="15CDBF72"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r w:rsidRPr="00BD6BC8">
              <w:rPr>
                <w:rFonts w:ascii="Calibri" w:eastAsia="Times New Roman" w:hAnsi="Calibri" w:cs="Calibri"/>
                <w:color w:val="000000"/>
                <w:sz w:val="16"/>
                <w:szCs w:val="16"/>
                <w:lang w:val="da-DK"/>
              </w:rPr>
              <w:t>FCR</w:t>
            </w:r>
          </w:p>
        </w:tc>
        <w:tc>
          <w:tcPr>
            <w:tcW w:w="781" w:type="dxa"/>
            <w:shd w:val="clear" w:color="auto" w:fill="4472C4"/>
            <w:noWrap/>
            <w:hideMark/>
            <w:tcPrChange w:id="778" w:author="Sophie Emilie Søborg Agger" w:date="2020-07-12T18:50:00Z">
              <w:tcPr>
                <w:tcW w:w="781" w:type="dxa"/>
                <w:gridSpan w:val="2"/>
                <w:shd w:val="clear" w:color="auto" w:fill="4472C4"/>
                <w:noWrap/>
                <w:hideMark/>
              </w:tcPr>
            </w:tcPrChange>
          </w:tcPr>
          <w:p w14:paraId="11363974" w14:textId="5E52C635"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del w:id="779" w:author="Sophie Emilie Søborg Agger" w:date="2020-07-10T15:22:00Z">
              <w:r w:rsidRPr="00BD6BC8" w:rsidDel="00713F05">
                <w:rPr>
                  <w:rFonts w:ascii="Calibri" w:eastAsia="Times New Roman" w:hAnsi="Calibri" w:cs="Calibri"/>
                  <w:color w:val="000000"/>
                  <w:sz w:val="16"/>
                  <w:szCs w:val="16"/>
                  <w:lang w:val="da-DK"/>
                </w:rPr>
                <w:delText>160</w:delText>
              </w:r>
            </w:del>
            <w:ins w:id="780" w:author="Sophie Emilie Søborg Agger" w:date="2020-07-12T18:49:00Z">
              <w:r w:rsidR="006007AB">
                <w:rPr>
                  <w:rFonts w:ascii="Calibri" w:eastAsia="Times New Roman" w:hAnsi="Calibri" w:cs="Calibri"/>
                  <w:color w:val="000000"/>
                  <w:sz w:val="16"/>
                  <w:szCs w:val="16"/>
                  <w:lang w:val="da-DK"/>
                </w:rPr>
                <w:t>Control</w:t>
              </w:r>
            </w:ins>
          </w:p>
        </w:tc>
        <w:tc>
          <w:tcPr>
            <w:tcW w:w="1557" w:type="dxa"/>
            <w:gridSpan w:val="2"/>
            <w:shd w:val="clear" w:color="auto" w:fill="4472C4"/>
            <w:noWrap/>
            <w:hideMark/>
            <w:tcPrChange w:id="781" w:author="Sophie Emilie Søborg Agger" w:date="2020-07-12T18:50:00Z">
              <w:tcPr>
                <w:tcW w:w="1557" w:type="dxa"/>
                <w:gridSpan w:val="2"/>
                <w:shd w:val="clear" w:color="auto" w:fill="4472C4"/>
                <w:noWrap/>
                <w:hideMark/>
              </w:tcPr>
            </w:tcPrChange>
          </w:tcPr>
          <w:p w14:paraId="6846E4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42" w:type="dxa"/>
            <w:gridSpan w:val="2"/>
            <w:shd w:val="clear" w:color="auto" w:fill="4472C4"/>
            <w:noWrap/>
            <w:hideMark/>
            <w:tcPrChange w:id="782" w:author="Sophie Emilie Søborg Agger" w:date="2020-07-12T18:50:00Z">
              <w:tcPr>
                <w:tcW w:w="542" w:type="dxa"/>
                <w:shd w:val="clear" w:color="auto" w:fill="4472C4"/>
                <w:noWrap/>
                <w:hideMark/>
              </w:tcPr>
            </w:tcPrChange>
          </w:tcPr>
          <w:p w14:paraId="02A935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FCR</w:t>
            </w:r>
          </w:p>
        </w:tc>
        <w:tc>
          <w:tcPr>
            <w:tcW w:w="691" w:type="dxa"/>
            <w:shd w:val="clear" w:color="auto" w:fill="4472C4"/>
            <w:noWrap/>
            <w:hideMark/>
            <w:tcPrChange w:id="783" w:author="Sophie Emilie Søborg Agger" w:date="2020-07-12T18:50:00Z">
              <w:tcPr>
                <w:tcW w:w="591" w:type="dxa"/>
                <w:gridSpan w:val="2"/>
                <w:shd w:val="clear" w:color="auto" w:fill="4472C4"/>
                <w:noWrap/>
                <w:hideMark/>
              </w:tcPr>
            </w:tcPrChange>
          </w:tcPr>
          <w:p w14:paraId="3066EBC1" w14:textId="6496C989"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del w:id="784" w:author="Sophie Emilie Søborg Agger" w:date="2020-07-10T15:22:00Z">
              <w:r w:rsidRPr="00BD6BC8" w:rsidDel="00713F05">
                <w:rPr>
                  <w:rFonts w:ascii="Calibri" w:eastAsia="Times New Roman" w:hAnsi="Calibri" w:cs="Calibri"/>
                  <w:color w:val="000000"/>
                  <w:sz w:val="16"/>
                  <w:szCs w:val="16"/>
                  <w:lang w:val="da-DK"/>
                </w:rPr>
                <w:delText>160</w:delText>
              </w:r>
            </w:del>
            <w:proofErr w:type="spellStart"/>
            <w:ins w:id="785" w:author="Sophie Emilie Søborg Agger" w:date="2020-07-10T15:22:00Z">
              <w:r w:rsidR="00713F05">
                <w:rPr>
                  <w:rFonts w:ascii="Calibri" w:eastAsia="Times New Roman" w:hAnsi="Calibri" w:cs="Calibri"/>
                  <w:color w:val="000000"/>
                  <w:sz w:val="16"/>
                  <w:szCs w:val="16"/>
                  <w:lang w:val="da-DK"/>
                </w:rPr>
                <w:t>iDog</w:t>
              </w:r>
            </w:ins>
            <w:proofErr w:type="spellEnd"/>
          </w:p>
        </w:tc>
      </w:tr>
      <w:tr w:rsidR="006007AB" w:rsidRPr="00BD6BC8" w14:paraId="16A398CB"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7E036C26"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6458E5EA"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4179227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5F2B1A1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chr29:11175393</w:t>
            </w:r>
          </w:p>
        </w:tc>
        <w:tc>
          <w:tcPr>
            <w:tcW w:w="580" w:type="dxa"/>
            <w:noWrap/>
            <w:hideMark/>
          </w:tcPr>
          <w:p w14:paraId="139605A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7D62E0AE" w14:textId="19792E4F"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del w:id="786" w:author="Sophie Emilie Søborg Agger" w:date="2020-07-12T18:49:00Z">
              <w:r w:rsidRPr="00BD6BC8" w:rsidDel="006007AB">
                <w:rPr>
                  <w:rFonts w:ascii="Calibri" w:eastAsia="Times New Roman" w:hAnsi="Calibri" w:cs="Calibri"/>
                  <w:color w:val="000000"/>
                  <w:sz w:val="16"/>
                  <w:szCs w:val="16"/>
                  <w:lang w:val="da-DK"/>
                </w:rPr>
                <w:delText>05</w:delText>
              </w:r>
            </w:del>
            <w:ins w:id="787" w:author="Sophie Emilie Søborg Agger" w:date="2020-07-12T18:49:00Z">
              <w:r w:rsidR="006007AB">
                <w:rPr>
                  <w:rFonts w:ascii="Calibri" w:eastAsia="Times New Roman" w:hAnsi="Calibri" w:cs="Calibri"/>
                  <w:color w:val="000000"/>
                  <w:sz w:val="16"/>
                  <w:szCs w:val="16"/>
                  <w:lang w:val="da-DK"/>
                </w:rPr>
                <w:t>1</w:t>
              </w:r>
            </w:ins>
          </w:p>
        </w:tc>
        <w:tc>
          <w:tcPr>
            <w:tcW w:w="580" w:type="dxa"/>
            <w:noWrap/>
            <w:hideMark/>
          </w:tcPr>
          <w:p w14:paraId="5552625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549318BD"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2A28FDE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01A14856"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2360AE50"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4F0BE6D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316</w:t>
            </w:r>
          </w:p>
        </w:tc>
      </w:tr>
      <w:tr w:rsidR="006007AB" w:rsidRPr="00BD6BC8" w14:paraId="0BC6FA93"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D2954E7"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5AADB6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16AF4B0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5DDDC16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chr29:11175957</w:t>
            </w:r>
          </w:p>
        </w:tc>
        <w:tc>
          <w:tcPr>
            <w:tcW w:w="580" w:type="dxa"/>
            <w:noWrap/>
            <w:hideMark/>
          </w:tcPr>
          <w:p w14:paraId="1F525EC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360B76AD" w14:textId="58F24A24"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88" w:author="Sophie Emilie Søborg Agger" w:date="2020-07-12T18:50:00Z">
              <w:r w:rsidR="006007AB">
                <w:rPr>
                  <w:rFonts w:ascii="Calibri" w:eastAsia="Times New Roman" w:hAnsi="Calibri" w:cs="Calibri"/>
                  <w:color w:val="000000"/>
                  <w:sz w:val="16"/>
                  <w:szCs w:val="16"/>
                  <w:lang w:val="da-DK"/>
                </w:rPr>
                <w:t>1</w:t>
              </w:r>
            </w:ins>
            <w:del w:id="789" w:author="Sophie Emilie Søborg Agger" w:date="2020-07-12T18:50:00Z">
              <w:r w:rsidRPr="00BD6BC8" w:rsidDel="006007AB">
                <w:rPr>
                  <w:rFonts w:ascii="Calibri" w:eastAsia="Times New Roman" w:hAnsi="Calibri" w:cs="Calibri"/>
                  <w:color w:val="000000"/>
                  <w:sz w:val="16"/>
                  <w:szCs w:val="16"/>
                  <w:lang w:val="da-DK"/>
                </w:rPr>
                <w:delText>05</w:delText>
              </w:r>
            </w:del>
          </w:p>
        </w:tc>
        <w:tc>
          <w:tcPr>
            <w:tcW w:w="580" w:type="dxa"/>
            <w:noWrap/>
            <w:hideMark/>
          </w:tcPr>
          <w:p w14:paraId="70D49805"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26D8FB7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6D33E39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7AAFE0A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4849CEEA"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5293D10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5ED31F8F"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B8784A2"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48F833A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74E1C68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148B4DB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chr29:11189179</w:t>
            </w:r>
          </w:p>
        </w:tc>
        <w:tc>
          <w:tcPr>
            <w:tcW w:w="580" w:type="dxa"/>
            <w:noWrap/>
            <w:hideMark/>
          </w:tcPr>
          <w:p w14:paraId="3F304EF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0.91</w:t>
            </w:r>
          </w:p>
        </w:tc>
        <w:tc>
          <w:tcPr>
            <w:tcW w:w="643" w:type="dxa"/>
            <w:noWrap/>
            <w:hideMark/>
          </w:tcPr>
          <w:p w14:paraId="3B519D57" w14:textId="62131ED1"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90" w:author="Sophie Emilie Søborg Agger" w:date="2020-07-12T18:50:00Z">
              <w:r w:rsidR="006007AB">
                <w:rPr>
                  <w:rFonts w:ascii="Calibri" w:eastAsia="Times New Roman" w:hAnsi="Calibri" w:cs="Calibri"/>
                  <w:color w:val="000000"/>
                  <w:sz w:val="16"/>
                  <w:szCs w:val="16"/>
                  <w:lang w:val="da-DK"/>
                </w:rPr>
                <w:t>1</w:t>
              </w:r>
            </w:ins>
            <w:del w:id="791" w:author="Sophie Emilie Søborg Agger" w:date="2020-07-12T18:50:00Z">
              <w:r w:rsidRPr="00BD6BC8" w:rsidDel="006007AB">
                <w:rPr>
                  <w:rFonts w:ascii="Calibri" w:eastAsia="Times New Roman" w:hAnsi="Calibri" w:cs="Calibri"/>
                  <w:color w:val="000000"/>
                  <w:sz w:val="16"/>
                  <w:szCs w:val="16"/>
                  <w:lang w:val="da-DK"/>
                </w:rPr>
                <w:delText>09</w:delText>
              </w:r>
            </w:del>
          </w:p>
        </w:tc>
        <w:tc>
          <w:tcPr>
            <w:tcW w:w="580" w:type="dxa"/>
            <w:noWrap/>
            <w:hideMark/>
          </w:tcPr>
          <w:p w14:paraId="450DDD0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3FE47DBA"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3BB826E8"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22B9600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3CA6E7C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15BBD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0FF5644C"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46E9A99"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022DBDC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2FD5EE6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D27DC5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chr29:11190237</w:t>
            </w:r>
          </w:p>
        </w:tc>
        <w:tc>
          <w:tcPr>
            <w:tcW w:w="580" w:type="dxa"/>
            <w:noWrap/>
            <w:hideMark/>
          </w:tcPr>
          <w:p w14:paraId="3D3C7D79"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54A6679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5.0</w:t>
            </w:r>
            <w:del w:id="792"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0EE013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45459B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1A582B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4379CDE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32DCC1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59F465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316</w:t>
            </w:r>
          </w:p>
        </w:tc>
      </w:tr>
      <w:tr w:rsidR="006007AB" w:rsidRPr="00BD6BC8" w14:paraId="4CDBCD6D"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54157F3D"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7BF39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5E1C23BC"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7893C992"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chr29:11194658</w:t>
            </w:r>
          </w:p>
        </w:tc>
        <w:tc>
          <w:tcPr>
            <w:tcW w:w="580" w:type="dxa"/>
            <w:noWrap/>
            <w:hideMark/>
          </w:tcPr>
          <w:p w14:paraId="58A8E3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623C8E3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5.0</w:t>
            </w:r>
            <w:del w:id="793"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482846F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4C367486"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602124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72908A4D"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2E169F8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34F2420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314</w:t>
            </w:r>
          </w:p>
        </w:tc>
      </w:tr>
      <w:tr w:rsidR="006007AB" w:rsidRPr="00BD6BC8" w14:paraId="259D51A9"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2764A1FF"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AA76D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641FEA3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769145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chr29:11199937</w:t>
            </w:r>
          </w:p>
        </w:tc>
        <w:tc>
          <w:tcPr>
            <w:tcW w:w="580" w:type="dxa"/>
            <w:noWrap/>
            <w:hideMark/>
          </w:tcPr>
          <w:p w14:paraId="553E88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5B03AABD" w14:textId="12922CAB"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94" w:author="Sophie Emilie Søborg Agger" w:date="2020-07-12T18:50:00Z">
              <w:r w:rsidR="006007AB">
                <w:rPr>
                  <w:rFonts w:ascii="Calibri" w:eastAsia="Times New Roman" w:hAnsi="Calibri" w:cs="Calibri"/>
                  <w:color w:val="000000"/>
                  <w:sz w:val="16"/>
                  <w:szCs w:val="16"/>
                  <w:lang w:val="da-DK"/>
                </w:rPr>
                <w:t>1</w:t>
              </w:r>
            </w:ins>
            <w:del w:id="795" w:author="Sophie Emilie Søborg Agger" w:date="2020-07-12T18:50:00Z">
              <w:r w:rsidRPr="00BD6BC8" w:rsidDel="006007AB">
                <w:rPr>
                  <w:rFonts w:ascii="Calibri" w:eastAsia="Times New Roman" w:hAnsi="Calibri" w:cs="Calibri"/>
                  <w:color w:val="000000"/>
                  <w:sz w:val="16"/>
                  <w:szCs w:val="16"/>
                  <w:lang w:val="da-DK"/>
                </w:rPr>
                <w:delText>06</w:delText>
              </w:r>
            </w:del>
          </w:p>
        </w:tc>
        <w:tc>
          <w:tcPr>
            <w:tcW w:w="580" w:type="dxa"/>
            <w:noWrap/>
            <w:hideMark/>
          </w:tcPr>
          <w:p w14:paraId="36B9EDE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15E87736"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12320040"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234062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780ECA3E"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71AA4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320</w:t>
            </w:r>
          </w:p>
        </w:tc>
      </w:tr>
      <w:tr w:rsidR="006007AB" w:rsidRPr="00BD6BC8" w14:paraId="6BCB1A16"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F529644"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3E5B685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53BE05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BF0840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chr29:11269773</w:t>
            </w:r>
          </w:p>
        </w:tc>
        <w:tc>
          <w:tcPr>
            <w:tcW w:w="580" w:type="dxa"/>
            <w:noWrap/>
            <w:hideMark/>
          </w:tcPr>
          <w:p w14:paraId="1505C72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19B4F483" w14:textId="0CC84F73"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96" w:author="Sophie Emilie Søborg Agger" w:date="2020-07-12T18:50:00Z">
              <w:r w:rsidR="006007AB">
                <w:rPr>
                  <w:rFonts w:ascii="Calibri" w:eastAsia="Times New Roman" w:hAnsi="Calibri" w:cs="Calibri"/>
                  <w:color w:val="000000"/>
                  <w:sz w:val="16"/>
                  <w:szCs w:val="16"/>
                  <w:lang w:val="da-DK"/>
                </w:rPr>
                <w:t>0</w:t>
              </w:r>
            </w:ins>
            <w:del w:id="797" w:author="Sophie Emilie Søborg Agger" w:date="2020-07-12T18:50:00Z">
              <w:r w:rsidRPr="00BD6BC8" w:rsidDel="006007AB">
                <w:rPr>
                  <w:rFonts w:ascii="Calibri" w:eastAsia="Times New Roman" w:hAnsi="Calibri" w:cs="Calibri"/>
                  <w:color w:val="000000"/>
                  <w:sz w:val="16"/>
                  <w:szCs w:val="16"/>
                  <w:lang w:val="da-DK"/>
                </w:rPr>
                <w:delText>02</w:delText>
              </w:r>
            </w:del>
          </w:p>
        </w:tc>
        <w:tc>
          <w:tcPr>
            <w:tcW w:w="580" w:type="dxa"/>
            <w:noWrap/>
            <w:hideMark/>
          </w:tcPr>
          <w:p w14:paraId="4E150F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19108B68"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2AC0D0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4219EE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77EA141E"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12BC35"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0E4E4FCF"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9B4C037" w14:textId="77777777" w:rsidR="00623EF9" w:rsidRPr="00BD6BC8" w:rsidRDefault="00623EF9" w:rsidP="00EB038B">
            <w:pPr>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 xml:space="preserve">Top-20 </w:t>
            </w:r>
            <w:proofErr w:type="spellStart"/>
            <w:r w:rsidRPr="00BD6BC8">
              <w:rPr>
                <w:rFonts w:ascii="Calibri" w:eastAsia="Times New Roman" w:hAnsi="Calibri" w:cs="Calibri"/>
                <w:color w:val="000000"/>
                <w:sz w:val="16"/>
                <w:szCs w:val="16"/>
                <w:lang w:val="da-DK"/>
              </w:rPr>
              <w:t>somatic</w:t>
            </w:r>
            <w:proofErr w:type="spellEnd"/>
            <w:r w:rsidRPr="00BD6BC8">
              <w:rPr>
                <w:rFonts w:ascii="Calibri" w:eastAsia="Times New Roman" w:hAnsi="Calibri" w:cs="Calibri"/>
                <w:color w:val="000000"/>
                <w:sz w:val="16"/>
                <w:szCs w:val="16"/>
                <w:lang w:val="da-DK"/>
              </w:rPr>
              <w:t xml:space="preserve"> </w:t>
            </w:r>
            <w:r>
              <w:rPr>
                <w:rFonts w:ascii="Calibri" w:eastAsia="Times New Roman" w:hAnsi="Calibri" w:cs="Calibri"/>
                <w:color w:val="000000"/>
                <w:sz w:val="16"/>
                <w:szCs w:val="16"/>
                <w:lang w:val="da-DK"/>
              </w:rPr>
              <w:br/>
            </w:r>
            <w:r w:rsidRPr="00BD6BC8">
              <w:rPr>
                <w:rFonts w:ascii="Calibri" w:eastAsia="Times New Roman" w:hAnsi="Calibri" w:cs="Calibri"/>
                <w:color w:val="000000"/>
                <w:sz w:val="16"/>
                <w:szCs w:val="16"/>
                <w:lang w:val="da-DK"/>
              </w:rPr>
              <w:t>mutations</w:t>
            </w:r>
          </w:p>
        </w:tc>
        <w:tc>
          <w:tcPr>
            <w:tcW w:w="1189" w:type="dxa"/>
            <w:noWrap/>
            <w:hideMark/>
          </w:tcPr>
          <w:p w14:paraId="563EF27E"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47E9B6EC"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AKAP9</w:t>
            </w:r>
          </w:p>
        </w:tc>
        <w:tc>
          <w:tcPr>
            <w:tcW w:w="1357" w:type="dxa"/>
            <w:noWrap/>
            <w:hideMark/>
          </w:tcPr>
          <w:p w14:paraId="6C1B4BD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chr14:17683459</w:t>
            </w:r>
          </w:p>
        </w:tc>
        <w:tc>
          <w:tcPr>
            <w:tcW w:w="580" w:type="dxa"/>
            <w:noWrap/>
            <w:hideMark/>
          </w:tcPr>
          <w:p w14:paraId="6E390A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0.91</w:t>
            </w:r>
          </w:p>
        </w:tc>
        <w:tc>
          <w:tcPr>
            <w:tcW w:w="643" w:type="dxa"/>
            <w:noWrap/>
            <w:hideMark/>
          </w:tcPr>
          <w:p w14:paraId="1D637E8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5.1</w:t>
            </w:r>
            <w:del w:id="798" w:author="Sophie Emilie Søborg Agger" w:date="2020-07-12T18:50:00Z">
              <w:r w:rsidRPr="00BD6BC8" w:rsidDel="006007AB">
                <w:rPr>
                  <w:rFonts w:ascii="Calibri" w:eastAsia="Times New Roman" w:hAnsi="Calibri" w:cs="Calibri"/>
                  <w:color w:val="000000"/>
                  <w:sz w:val="16"/>
                  <w:szCs w:val="16"/>
                  <w:lang w:val="da-DK"/>
                </w:rPr>
                <w:delText>1</w:delText>
              </w:r>
            </w:del>
          </w:p>
        </w:tc>
        <w:tc>
          <w:tcPr>
            <w:tcW w:w="580" w:type="dxa"/>
            <w:noWrap/>
            <w:hideMark/>
          </w:tcPr>
          <w:p w14:paraId="0CF9053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0.84</w:t>
            </w:r>
          </w:p>
        </w:tc>
        <w:tc>
          <w:tcPr>
            <w:tcW w:w="781" w:type="dxa"/>
            <w:noWrap/>
            <w:hideMark/>
          </w:tcPr>
          <w:p w14:paraId="4848D29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2CC4922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0C278FB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64C196D4"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71C42F0F"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bl>
    <w:p w14:paraId="6D586754" w14:textId="77777777" w:rsidR="00623EF9" w:rsidRPr="0038450B" w:rsidRDefault="00623EF9" w:rsidP="00623EF9"/>
    <w:p w14:paraId="3DC78F49" w14:textId="6CBA5FA3" w:rsidR="00F70B06" w:rsidRDefault="00F70B06" w:rsidP="00F70B06"/>
    <w:p w14:paraId="44F3EBB2" w14:textId="558D89D1" w:rsidR="00276D22" w:rsidRDefault="00276D22" w:rsidP="00405C97">
      <w:pPr>
        <w:pStyle w:val="Heading3"/>
      </w:pPr>
      <w:bookmarkStart w:id="799" w:name="_Toc45471962"/>
      <w:r>
        <w:t>SNPs with a Z(F</w:t>
      </w:r>
      <w:r>
        <w:rPr>
          <w:vertAlign w:val="subscript"/>
        </w:rPr>
        <w:t>ST</w:t>
      </w:r>
      <w:r>
        <w:t xml:space="preserve">) </w:t>
      </w:r>
      <w:r w:rsidR="008933BE">
        <w:t>≥</w:t>
      </w:r>
      <w:r>
        <w:t xml:space="preserve"> 5</w:t>
      </w:r>
      <w:bookmarkEnd w:id="799"/>
    </w:p>
    <w:p w14:paraId="31ECF363" w14:textId="5ECB4809" w:rsidR="00FA1564" w:rsidRDefault="00FA1564" w:rsidP="00FA1564">
      <w:r>
        <w:t xml:space="preserve">In total 3839 SNPs had </w:t>
      </w:r>
      <w:r w:rsidR="005D7CF1">
        <w:t xml:space="preserve">a </w:t>
      </w:r>
      <w:r w:rsidRPr="00FA1564">
        <w:t>Z(F</w:t>
      </w:r>
      <w:r w:rsidRPr="00FA1564">
        <w:rPr>
          <w:vertAlign w:val="subscript"/>
          <w:rPrChange w:id="800" w:author="Sophie Emilie Søborg Agger" w:date="2020-06-23T11:05:00Z">
            <w:rPr/>
          </w:rPrChange>
        </w:rPr>
        <w:t>ST</w:t>
      </w:r>
      <w:r w:rsidRPr="00FA1564">
        <w:t>) ≥ 5</w:t>
      </w:r>
      <w:r>
        <w:t>, most of the</w:t>
      </w:r>
      <w:r w:rsidR="0024396F">
        <w:t>m</w:t>
      </w:r>
      <w:r>
        <w:t xml:space="preserve"> (52%) intergenic</w:t>
      </w:r>
      <w:r w:rsidR="0084552E">
        <w:t xml:space="preserve"> (</w:t>
      </w:r>
      <w:r w:rsidR="0084552E">
        <w:fldChar w:fldCharType="begin"/>
      </w:r>
      <w:r w:rsidR="0084552E">
        <w:instrText xml:space="preserve"> REF _Ref43803794 \h </w:instrText>
      </w:r>
      <w:r w:rsidR="0084552E">
        <w:fldChar w:fldCharType="separate"/>
      </w:r>
      <w:r w:rsidR="00BF3C97">
        <w:t xml:space="preserve">Table </w:t>
      </w:r>
      <w:r w:rsidR="00BF3C97">
        <w:rPr>
          <w:noProof/>
        </w:rPr>
        <w:t>1</w:t>
      </w:r>
      <w:r w:rsidR="0084552E">
        <w:fldChar w:fldCharType="end"/>
      </w:r>
      <w:r w:rsidR="0084552E">
        <w:t>)</w:t>
      </w:r>
      <w:r>
        <w:t xml:space="preserve">. </w:t>
      </w:r>
      <w:r w:rsidR="0084552E">
        <w:t xml:space="preserve">Especially interesting was </w:t>
      </w:r>
      <w:r w:rsidR="000E322C">
        <w:t>12</w:t>
      </w:r>
      <w:r w:rsidR="0084552E">
        <w:t xml:space="preserve"> </w:t>
      </w:r>
      <w:r w:rsidR="005D7CF1">
        <w:t xml:space="preserve">SNPs </w:t>
      </w:r>
      <w:r w:rsidR="0084552E">
        <w:t xml:space="preserve">with a </w:t>
      </w:r>
      <w:r w:rsidR="0084552E" w:rsidRPr="00FA1564">
        <w:t>Z(F</w:t>
      </w:r>
      <w:r w:rsidR="0084552E" w:rsidRPr="00BD6BC8">
        <w:rPr>
          <w:vertAlign w:val="subscript"/>
        </w:rPr>
        <w:t>ST</w:t>
      </w:r>
      <w:r w:rsidR="0084552E" w:rsidRPr="00FA1564">
        <w:t>) ≥ 5</w:t>
      </w:r>
      <w:r w:rsidR="0084552E">
        <w:t>.5, including</w:t>
      </w:r>
      <w:r w:rsidR="004F34F6">
        <w:t xml:space="preserve"> an</w:t>
      </w:r>
      <w:r w:rsidR="0084552E">
        <w:t xml:space="preserve"> intron variant</w:t>
      </w:r>
      <w:r w:rsidR="004F34F6">
        <w:t xml:space="preserve"> in </w:t>
      </w:r>
      <w:r w:rsidR="002236CD">
        <w:t xml:space="preserve">each of </w:t>
      </w:r>
      <w:r w:rsidR="004F34F6">
        <w:t xml:space="preserve">the genes </w:t>
      </w:r>
      <w:r w:rsidR="004F34F6" w:rsidRPr="004F34F6">
        <w:rPr>
          <w:rPrChange w:id="801" w:author="Sophie Emilie Søborg Agger" w:date="2020-06-24T13:57:00Z">
            <w:rPr>
              <w:lang w:val="da-DK"/>
            </w:rPr>
          </w:rPrChange>
        </w:rPr>
        <w:t>TBC1D32</w:t>
      </w:r>
      <w:r w:rsidR="004F34F6">
        <w:t xml:space="preserve">, and </w:t>
      </w:r>
      <w:r w:rsidR="004F34F6" w:rsidRPr="004F34F6">
        <w:t>NBL1</w:t>
      </w:r>
      <w:r w:rsidR="004F34F6">
        <w:t>,</w:t>
      </w:r>
      <w:r w:rsidR="0084552E">
        <w:t xml:space="preserve"> and 1 long non-coding RNA</w:t>
      </w:r>
      <w:r w:rsidR="0024396F">
        <w:t xml:space="preserve"> (</w:t>
      </w:r>
      <w:r w:rsidR="0024396F">
        <w:fldChar w:fldCharType="begin"/>
      </w:r>
      <w:r w:rsidR="0024396F">
        <w:instrText xml:space="preserve"> REF _Ref43804088 \h </w:instrText>
      </w:r>
      <w:r w:rsidR="0024396F">
        <w:fldChar w:fldCharType="separate"/>
      </w:r>
      <w:r w:rsidR="004F34F6">
        <w:t xml:space="preserve">Table </w:t>
      </w:r>
      <w:r w:rsidR="004F34F6">
        <w:rPr>
          <w:noProof/>
        </w:rPr>
        <w:t>2</w:t>
      </w:r>
      <w:r w:rsidR="0024396F">
        <w:fldChar w:fldCharType="end"/>
      </w:r>
      <w:r w:rsidR="0024396F">
        <w:t>)</w:t>
      </w:r>
      <w:r w:rsidR="00A25A85">
        <w:t>, no SIFT score is available for these.</w:t>
      </w:r>
    </w:p>
    <w:p w14:paraId="1A02DB85" w14:textId="77777777" w:rsidR="00C61DFF" w:rsidRPr="0038450B" w:rsidRDefault="00C61DFF">
      <w:pPr>
        <w:pPrChange w:id="802" w:author="Sophie Emilie Søborg Agger" w:date="2020-06-23T13:40:00Z">
          <w:pPr>
            <w:pStyle w:val="Heading3"/>
          </w:pPr>
        </w:pPrChange>
      </w:pPr>
    </w:p>
    <w:p w14:paraId="2A9A3C45" w14:textId="5241A621" w:rsidR="008933BE" w:rsidRDefault="008933BE" w:rsidP="008933BE">
      <w:pPr>
        <w:pStyle w:val="Caption"/>
        <w:keepNext/>
      </w:pPr>
      <w:bookmarkStart w:id="803" w:name="_Ref43803794"/>
      <w:r>
        <w:t xml:space="preserve">Table </w:t>
      </w:r>
      <w:r>
        <w:fldChar w:fldCharType="begin"/>
      </w:r>
      <w:r>
        <w:instrText xml:space="preserve"> SEQ Table \* ARABIC </w:instrText>
      </w:r>
      <w:r>
        <w:fldChar w:fldCharType="separate"/>
      </w:r>
      <w:r w:rsidR="00BF3C97">
        <w:rPr>
          <w:noProof/>
        </w:rPr>
        <w:t>1</w:t>
      </w:r>
      <w:r>
        <w:fldChar w:fldCharType="end"/>
      </w:r>
      <w:bookmarkEnd w:id="803"/>
      <w:r w:rsidR="00B02AD4">
        <w:t>:</w:t>
      </w:r>
      <w:r w:rsidR="00B02AD4" w:rsidRPr="00B02AD4">
        <w:t xml:space="preserve"> </w:t>
      </w:r>
      <w:r w:rsidR="00B02AD4">
        <w:t>Consequences of mutations with a Z(F</w:t>
      </w:r>
      <w:r w:rsidR="00B02AD4">
        <w:rPr>
          <w:vertAlign w:val="subscript"/>
        </w:rPr>
        <w:t>ST</w:t>
      </w:r>
      <w:r w:rsidR="00B02AD4">
        <w:t xml:space="preserve">) ≥ 5 when comparing Flat-coated Retrievers with </w:t>
      </w:r>
      <w:ins w:id="804" w:author="Sophie Emilie Søborg Agger" w:date="2020-07-13T10:27:00Z">
        <w:r w:rsidR="005A5113">
          <w:t xml:space="preserve">the 160 dogs + the </w:t>
        </w:r>
        <w:proofErr w:type="spellStart"/>
        <w:r w:rsidR="005A5113">
          <w:t>iDog</w:t>
        </w:r>
        <w:proofErr w:type="spellEnd"/>
        <w:r w:rsidR="005A5113">
          <w:t xml:space="preserve"> dataset</w:t>
        </w:r>
        <w:r w:rsidR="005A5113" w:rsidDel="00DD66EE">
          <w:t xml:space="preserve"> </w:t>
        </w:r>
      </w:ins>
      <w:del w:id="805" w:author="Sophie Emilie Søborg Agger" w:date="2020-07-13T10:27:00Z">
        <w:r w:rsidR="00B02AD4" w:rsidDel="005A5113">
          <w:delText xml:space="preserve">the </w:delText>
        </w:r>
      </w:del>
      <w:del w:id="806" w:author="Sophie Emilie Søborg Agger" w:date="2020-07-10T15:24:00Z">
        <w:r w:rsidR="00B02AD4" w:rsidDel="00DD66EE">
          <w:delText>160 dogs</w:delText>
        </w:r>
      </w:del>
      <w:del w:id="807" w:author="Sophie Emilie Søborg Agger" w:date="2020-07-13T10:27:00Z">
        <w:r w:rsidR="00B02AD4" w:rsidDel="005A5113">
          <w:delText>.</w:delText>
        </w:r>
      </w:del>
    </w:p>
    <w:p w14:paraId="03646E0B" w14:textId="77777777" w:rsidR="00460845" w:rsidRDefault="00460845" w:rsidP="00386D85"/>
    <w:p w14:paraId="0A3B2543" w14:textId="27269171" w:rsidR="0024396F" w:rsidRPr="00B02AD4" w:rsidRDefault="0024396F" w:rsidP="0024396F">
      <w:pPr>
        <w:pStyle w:val="Caption"/>
        <w:keepNext/>
      </w:pPr>
      <w:bookmarkStart w:id="808" w:name="_Ref43804088"/>
      <w:r>
        <w:t xml:space="preserve">Table </w:t>
      </w:r>
      <w:r>
        <w:fldChar w:fldCharType="begin"/>
      </w:r>
      <w:r>
        <w:instrText xml:space="preserve"> SEQ Table \* ARABIC </w:instrText>
      </w:r>
      <w:r>
        <w:fldChar w:fldCharType="separate"/>
      </w:r>
      <w:r w:rsidR="004F34F6">
        <w:rPr>
          <w:noProof/>
        </w:rPr>
        <w:t>2</w:t>
      </w:r>
      <w:r>
        <w:fldChar w:fldCharType="end"/>
      </w:r>
      <w:bookmarkEnd w:id="808"/>
      <w:r w:rsidR="00B02AD4">
        <w:t>: List of SNPs with a Z(F</w:t>
      </w:r>
      <w:r w:rsidR="00B02AD4">
        <w:rPr>
          <w:vertAlign w:val="subscript"/>
        </w:rPr>
        <w:t>ST</w:t>
      </w:r>
      <w:r w:rsidR="00B02AD4">
        <w:t xml:space="preserve">) ≥ 5.5 when comparing the Flat-coated Retrievers with </w:t>
      </w:r>
      <w:ins w:id="809" w:author="Sophie Emilie Søborg Agger" w:date="2020-07-12T18:52:00Z">
        <w:r w:rsidR="006007AB">
          <w:t>the 160 dogs + the</w:t>
        </w:r>
        <w:r w:rsidR="006007AB">
          <w:t xml:space="preserve"> </w:t>
        </w:r>
      </w:ins>
      <w:proofErr w:type="spellStart"/>
      <w:ins w:id="810" w:author="Sophie Emilie Søborg Agger" w:date="2020-07-10T15:25:00Z">
        <w:r w:rsidR="00DD66EE">
          <w:t>iDog</w:t>
        </w:r>
        <w:proofErr w:type="spellEnd"/>
        <w:r w:rsidR="00DD66EE">
          <w:t xml:space="preserve"> dataset</w:t>
        </w:r>
        <w:r w:rsidR="00DD66EE" w:rsidDel="00DD66EE">
          <w:t xml:space="preserve"> </w:t>
        </w:r>
      </w:ins>
      <w:del w:id="811" w:author="Sophie Emilie Søborg Agger" w:date="2020-07-10T15:25:00Z">
        <w:r w:rsidR="00B02AD4" w:rsidDel="00DD66EE">
          <w:delText>the 160 dogs</w:delText>
        </w:r>
      </w:del>
    </w:p>
    <w:p w14:paraId="7A73319A" w14:textId="77777777" w:rsidR="00523DC6" w:rsidRDefault="00523DC6" w:rsidP="00523DC6"/>
    <w:p w14:paraId="1C0E9C9A" w14:textId="3A7530EB" w:rsidR="00523DC6" w:rsidRDefault="00523DC6" w:rsidP="00523DC6">
      <w:r>
        <w:t xml:space="preserve">No SNPs had a </w:t>
      </w:r>
      <w:r w:rsidRPr="00FA1564">
        <w:t>Z(F</w:t>
      </w:r>
      <w:r w:rsidRPr="00BD6BC8">
        <w:rPr>
          <w:vertAlign w:val="subscript"/>
        </w:rPr>
        <w:t>ST</w:t>
      </w:r>
      <w:r w:rsidRPr="00FA1564">
        <w:t>) ≥ 5</w:t>
      </w:r>
      <w:r>
        <w:t xml:space="preserve"> when comparing with the subset of 20 Golden Retrievers. However, SNPs are seemingly fixated relative to both the Golden Retrievers and the </w:t>
      </w:r>
      <w:del w:id="812" w:author="Sophie Emilie Søborg Agger" w:date="2020-07-10T15:30:00Z">
        <w:r w:rsidDel="00DD66EE">
          <w:delText>160 dogs</w:delText>
        </w:r>
      </w:del>
      <w:proofErr w:type="spellStart"/>
      <w:ins w:id="813" w:author="Sophie Emilie Søborg Agger" w:date="2020-07-10T15:30:00Z">
        <w:r w:rsidR="00DD66EE">
          <w:t>iDog</w:t>
        </w:r>
        <w:proofErr w:type="spellEnd"/>
        <w:r w:rsidR="00DD66EE">
          <w:t xml:space="preserve"> dataset</w:t>
        </w:r>
      </w:ins>
      <w:r>
        <w:t xml:space="preserve"> </w:t>
      </w:r>
      <w:r>
        <w:rPr>
          <w:vertAlign w:val="subscript"/>
        </w:rPr>
        <w:t xml:space="preserve"> </w:t>
      </w:r>
      <w:r>
        <w:rPr>
          <w:vertAlign w:val="subscript"/>
        </w:rPr>
        <w:br/>
      </w:r>
      <w:r>
        <w:lastRenderedPageBreak/>
        <w:t>(F</w:t>
      </w:r>
      <w:r>
        <w:rPr>
          <w:vertAlign w:val="subscript"/>
        </w:rPr>
        <w:t xml:space="preserve">ST FCR vs GR </w:t>
      </w:r>
      <w:r>
        <w:t xml:space="preserve">= 1 and </w:t>
      </w:r>
      <w:proofErr w:type="gramStart"/>
      <w:r>
        <w:t>Z(</w:t>
      </w:r>
      <w:proofErr w:type="gramEnd"/>
      <w:r>
        <w:t>F</w:t>
      </w:r>
      <w:r>
        <w:rPr>
          <w:vertAlign w:val="subscript"/>
        </w:rPr>
        <w:t>ST FCR vs</w:t>
      </w:r>
      <w:ins w:id="814" w:author="Sophie Emilie Søborg Agger" w:date="2020-07-10T15:29:00Z">
        <w:r w:rsidR="00DD66EE">
          <w:rPr>
            <w:vertAlign w:val="subscript"/>
          </w:rPr>
          <w:t xml:space="preserve"> </w:t>
        </w:r>
      </w:ins>
      <w:ins w:id="815" w:author="Sophie Emilie Søborg Agger" w:date="2020-07-12T18:52:00Z">
        <w:r w:rsidR="006007AB">
          <w:rPr>
            <w:vertAlign w:val="subscript"/>
          </w:rPr>
          <w:t xml:space="preserve">160+ </w:t>
        </w:r>
      </w:ins>
      <w:proofErr w:type="spellStart"/>
      <w:ins w:id="816" w:author="Sophie Emilie Søborg Agger" w:date="2020-07-10T15:29:00Z">
        <w:r w:rsidR="00DD66EE">
          <w:rPr>
            <w:vertAlign w:val="subscript"/>
          </w:rPr>
          <w:t>iDog</w:t>
        </w:r>
      </w:ins>
      <w:proofErr w:type="spellEnd"/>
      <w:del w:id="817" w:author="Sophie Emilie Søborg Agger" w:date="2020-07-10T15:29:00Z">
        <w:r w:rsidDel="00DD66EE">
          <w:rPr>
            <w:vertAlign w:val="subscript"/>
          </w:rPr>
          <w:delText xml:space="preserve"> 160</w:delText>
        </w:r>
      </w:del>
      <w:r>
        <w:t xml:space="preserve">) ≥ 5). </w:t>
      </w:r>
      <w:r w:rsidRPr="002B1A28">
        <w:rPr>
          <w:highlight w:val="yellow"/>
          <w:rPrChange w:id="818" w:author="Sophie Emilie Søborg Agger" w:date="2020-07-08T08:55:00Z">
            <w:rPr/>
          </w:rPrChange>
        </w:rPr>
        <w:t>These are found in 2 genes; 10 SNPs in NRXN1 and 5 SNPs in MCTP2 (see Table X for position).</w:t>
      </w:r>
    </w:p>
    <w:p w14:paraId="2A2EDBBC" w14:textId="77777777" w:rsidR="00F33468" w:rsidRDefault="00F33468" w:rsidP="00F33468">
      <w:pPr>
        <w:pStyle w:val="Heading3"/>
      </w:pPr>
    </w:p>
    <w:p w14:paraId="349A2E66" w14:textId="2D75C23E" w:rsidR="00F33468" w:rsidRDefault="00F33468" w:rsidP="00405C97">
      <w:pPr>
        <w:pStyle w:val="Heading3"/>
      </w:pPr>
      <w:bookmarkStart w:id="819" w:name="_Toc45471963"/>
      <w:r>
        <w:t xml:space="preserve">Missense </w:t>
      </w:r>
      <w:r w:rsidR="002B1A28">
        <w:t xml:space="preserve">and deleterious </w:t>
      </w:r>
      <w:r>
        <w:t>mutations</w:t>
      </w:r>
      <w:bookmarkEnd w:id="819"/>
    </w:p>
    <w:p w14:paraId="19F2D201" w14:textId="4492FACF" w:rsidR="00F33468" w:rsidRDefault="00F33468" w:rsidP="00F33468">
      <w:r>
        <w:t>Of the 9 missense mutations with a Z(F</w:t>
      </w:r>
      <w:r>
        <w:rPr>
          <w:vertAlign w:val="subscript"/>
        </w:rPr>
        <w:t>ST</w:t>
      </w:r>
      <w:r>
        <w:t>) ≥ 5</w:t>
      </w:r>
      <w:r w:rsidR="00B8183E">
        <w:t>.</w:t>
      </w:r>
      <w:r>
        <w:t xml:space="preserve"> 5 was deemed to be deleterious based on SIFT score. These were located in the genes</w:t>
      </w:r>
      <w:r w:rsidRPr="00386D85">
        <w:t xml:space="preserve"> TRPM6</w:t>
      </w:r>
      <w:r>
        <w:t>,</w:t>
      </w:r>
      <w:r w:rsidRPr="00386D85">
        <w:t xml:space="preserve"> PCLO</w:t>
      </w:r>
      <w:r>
        <w:t xml:space="preserve">, </w:t>
      </w:r>
      <w:r w:rsidRPr="00386D85">
        <w:t>CRP</w:t>
      </w:r>
      <w:r>
        <w:t>,</w:t>
      </w:r>
      <w:r w:rsidRPr="00386D85">
        <w:t xml:space="preserve"> FBN1</w:t>
      </w:r>
      <w:r>
        <w:t>, and</w:t>
      </w:r>
      <w:r w:rsidRPr="00386D85">
        <w:t xml:space="preserve"> CC2D2A</w:t>
      </w:r>
      <w:r>
        <w:t xml:space="preserve"> (See table X for position).</w:t>
      </w:r>
    </w:p>
    <w:p w14:paraId="0EB3B53A" w14:textId="0800CF0C" w:rsidR="0084552E" w:rsidRPr="006007AB" w:rsidRDefault="0084552E" w:rsidP="008933BE">
      <w:pPr>
        <w:rPr>
          <w:rPrChange w:id="820" w:author="Sophie Emilie Søborg Agger" w:date="2020-07-12T18:45:00Z">
            <w:rPr/>
          </w:rPrChange>
        </w:rPr>
      </w:pPr>
    </w:p>
    <w:p w14:paraId="2213B8C2" w14:textId="3FC435A6" w:rsidR="004711A8" w:rsidRDefault="004711A8">
      <w:pPr>
        <w:pStyle w:val="Heading3"/>
        <w:pPrChange w:id="821" w:author="Sophie Emilie Søborg Agger" w:date="2020-07-10T14:38:00Z">
          <w:pPr>
            <w:pStyle w:val="Heading2"/>
          </w:pPr>
        </w:pPrChange>
      </w:pPr>
      <w:bookmarkStart w:id="822" w:name="_Toc45471964"/>
      <w:r>
        <w:t>Deleterious mutations based on SIFT</w:t>
      </w:r>
      <w:r w:rsidR="00013058">
        <w:fldChar w:fldCharType="begin" w:fldLock="1"/>
      </w:r>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instrText>
      </w:r>
      <w:r w:rsidR="00013058">
        <w:fldChar w:fldCharType="separate"/>
      </w:r>
      <w:r w:rsidR="00013058" w:rsidRPr="00013058">
        <w:rPr>
          <w:noProof/>
          <w:vertAlign w:val="superscript"/>
        </w:rPr>
        <w:t>4</w:t>
      </w:r>
      <w:bookmarkEnd w:id="822"/>
      <w:r w:rsidR="00013058">
        <w:fldChar w:fldCharType="end"/>
      </w:r>
      <w:r>
        <w:tab/>
      </w:r>
    </w:p>
    <w:p w14:paraId="6D195C78" w14:textId="16589376" w:rsidR="00013058" w:rsidRDefault="00013058" w:rsidP="00013058">
      <w:r>
        <w:t>In total 2589 SNPs was deemed to be deleterious by SIFT, of these 1848 had a non-low confidence.</w:t>
      </w:r>
      <w:r w:rsidR="002B1A28">
        <w:t xml:space="preserve"> 19 of these SNPs had a Z(F</w:t>
      </w:r>
      <w:r w:rsidR="002B1A28">
        <w:rPr>
          <w:vertAlign w:val="subscript"/>
        </w:rPr>
        <w:t>ST</w:t>
      </w:r>
      <w:r w:rsidR="002B1A28">
        <w:t>) ≥ 4. Missense mutations in 4 genes were deemed deleterious and had a Z(F</w:t>
      </w:r>
      <w:r w:rsidR="002B1A28">
        <w:rPr>
          <w:vertAlign w:val="subscript"/>
        </w:rPr>
        <w:t>ST</w:t>
      </w:r>
      <w:r w:rsidR="002B1A28">
        <w:t>) ≥ 5. Namely in TRPM6, PCLO, CC2D2A, and FBN1 (See table X for details).</w:t>
      </w:r>
    </w:p>
    <w:p w14:paraId="5F1DD2DB" w14:textId="162F1638" w:rsidR="000E322C" w:rsidRDefault="000E322C" w:rsidP="00013058"/>
    <w:p w14:paraId="27742315" w14:textId="22C69C17" w:rsidR="000E322C" w:rsidRDefault="000E322C" w:rsidP="00405C97">
      <w:pPr>
        <w:pStyle w:val="Heading2"/>
      </w:pPr>
      <w:bookmarkStart w:id="823" w:name="_Toc45471965"/>
      <w:r>
        <w:t>160 dogs</w:t>
      </w:r>
      <w:bookmarkEnd w:id="823"/>
    </w:p>
    <w:p w14:paraId="46A41AD8" w14:textId="11988437" w:rsidR="00596143" w:rsidRDefault="00596143">
      <w:pPr>
        <w:pPrChange w:id="824" w:author="Sophie Emilie Søborg Agger" w:date="2020-07-10T15:21:00Z">
          <w:pPr>
            <w:pStyle w:val="Caption"/>
            <w:keepNext/>
          </w:pPr>
        </w:pPrChange>
      </w:pPr>
      <w:r>
        <w:rPr>
          <w:noProof/>
        </w:rPr>
        <w:drawing>
          <wp:inline distT="0" distB="0" distL="0" distR="0" wp14:anchorId="5D67E722" wp14:editId="1C6192A6">
            <wp:extent cx="6116320" cy="20389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R_VS_160_all_1.jpg"/>
                    <pic:cNvPicPr/>
                  </pic:nvPicPr>
                  <pic:blipFill>
                    <a:blip r:embed="rId6">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43BD046B" w14:textId="2689AF33" w:rsidR="00713F05" w:rsidRDefault="00713F05" w:rsidP="00713F05">
      <w:pPr>
        <w:pStyle w:val="Caption"/>
        <w:keepNext/>
      </w:pPr>
      <w:r>
        <w:t xml:space="preserve">Table </w:t>
      </w:r>
      <w:r>
        <w:fldChar w:fldCharType="begin"/>
      </w:r>
      <w:r>
        <w:instrText xml:space="preserve"> SEQ Table \* ARABIC </w:instrText>
      </w:r>
      <w:r>
        <w:fldChar w:fldCharType="separate"/>
      </w:r>
      <w:ins w:id="825" w:author="Sophie Emilie Søborg Agger" w:date="2020-07-10T15:22:00Z">
        <w:r>
          <w:rPr>
            <w:noProof/>
          </w:rPr>
          <w:t>4</w:t>
        </w:r>
      </w:ins>
      <w:del w:id="826" w:author="Sophie Emilie Søborg Agger" w:date="2020-07-10T15:22:00Z">
        <w:r w:rsidDel="00713F05">
          <w:rPr>
            <w:noProof/>
          </w:rPr>
          <w:delText>5</w:delText>
        </w:r>
      </w:del>
      <w:r>
        <w:fldChar w:fldCharType="end"/>
      </w:r>
      <w:ins w:id="827" w:author="Sophie Emilie Søborg Agger" w:date="2020-07-13T10:29:00Z">
        <w:r w:rsidR="00412439">
          <w:t>:</w:t>
        </w:r>
        <w:r w:rsidR="00412439" w:rsidRPr="00412439">
          <w:t xml:space="preserve"> </w:t>
        </w:r>
        <w:r w:rsidR="00412439">
          <w:t>Consequences of mutations with a Z(F</w:t>
        </w:r>
        <w:r w:rsidR="00412439">
          <w:rPr>
            <w:vertAlign w:val="subscript"/>
          </w:rPr>
          <w:t>ST</w:t>
        </w:r>
        <w:r w:rsidR="00412439">
          <w:t>) ≥ 5 when comparing Flat-coated Retrievers with the 160 dogs</w:t>
        </w:r>
      </w:ins>
    </w:p>
    <w:tbl>
      <w:tblPr>
        <w:tblStyle w:val="GridTable4-Accent1"/>
        <w:tblW w:w="6440" w:type="dxa"/>
        <w:tblLook w:val="04A0" w:firstRow="1" w:lastRow="0" w:firstColumn="1" w:lastColumn="0" w:noHBand="0" w:noVBand="1"/>
        <w:tblPrChange w:id="828" w:author="Sophie Emilie Søborg Agger" w:date="2020-07-10T15:21:00Z">
          <w:tblPr>
            <w:tblW w:w="6440" w:type="dxa"/>
            <w:tblCellMar>
              <w:left w:w="0" w:type="dxa"/>
              <w:right w:w="0" w:type="dxa"/>
            </w:tblCellMar>
            <w:tblLook w:val="04A0" w:firstRow="1" w:lastRow="0" w:firstColumn="1" w:lastColumn="0" w:noHBand="0" w:noVBand="1"/>
          </w:tblPr>
        </w:tblPrChange>
      </w:tblPr>
      <w:tblGrid>
        <w:gridCol w:w="4906"/>
        <w:gridCol w:w="741"/>
        <w:gridCol w:w="793"/>
        <w:tblGridChange w:id="829">
          <w:tblGrid>
            <w:gridCol w:w="4460"/>
            <w:gridCol w:w="1300"/>
            <w:gridCol w:w="680"/>
          </w:tblGrid>
        </w:tblGridChange>
      </w:tblGrid>
      <w:tr w:rsidR="00713F05" w:rsidRPr="00713F05" w14:paraId="73C9B0E3" w14:textId="77777777" w:rsidTr="00713F05">
        <w:trPr>
          <w:cnfStyle w:val="100000000000" w:firstRow="1" w:lastRow="0" w:firstColumn="0" w:lastColumn="0" w:oddVBand="0" w:evenVBand="0" w:oddHBand="0" w:evenHBand="0" w:firstRowFirstColumn="0" w:firstRowLastColumn="0" w:lastRowFirstColumn="0" w:lastRowLastColumn="0"/>
          <w:divId w:val="1203400005"/>
          <w:trHeight w:val="320"/>
          <w:trPrChange w:id="830"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831" w:author="Sophie Emilie Søborg Agger" w:date="2020-07-10T15:21:00Z">
              <w:tcPr>
                <w:tcW w:w="4460" w:type="dxa"/>
                <w:tcBorders>
                  <w:top w:val="nil"/>
                  <w:left w:val="nil"/>
                  <w:bottom w:val="nil"/>
                </w:tcBorders>
                <w:shd w:val="clear" w:color="auto" w:fill="auto"/>
                <w:noWrap/>
                <w:tcMar>
                  <w:top w:w="15" w:type="dxa"/>
                  <w:left w:w="15" w:type="dxa"/>
                  <w:bottom w:w="0" w:type="dxa"/>
                  <w:right w:w="15" w:type="dxa"/>
                </w:tcMar>
                <w:vAlign w:val="bottom"/>
                <w:hideMark/>
              </w:tcPr>
            </w:tcPrChange>
          </w:tcPr>
          <w:p w14:paraId="1077BB6D" w14:textId="77777777" w:rsidR="00713F05" w:rsidRPr="00713F05" w:rsidRDefault="00713F05" w:rsidP="00713F05">
            <w:pPr>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Type</w:t>
            </w:r>
          </w:p>
        </w:tc>
        <w:tc>
          <w:tcPr>
            <w:tcW w:w="0" w:type="dxa"/>
            <w:noWrap/>
            <w:hideMark/>
            <w:tcPrChange w:id="832" w:author="Sophie Emilie Søborg Agger" w:date="2020-07-10T15:21:00Z">
              <w:tcPr>
                <w:tcW w:w="1300" w:type="dxa"/>
                <w:tcBorders>
                  <w:top w:val="nil"/>
                  <w:bottom w:val="nil"/>
                </w:tcBorders>
                <w:shd w:val="clear" w:color="auto" w:fill="auto"/>
                <w:noWrap/>
                <w:tcMar>
                  <w:top w:w="15" w:type="dxa"/>
                  <w:left w:w="15" w:type="dxa"/>
                  <w:bottom w:w="0" w:type="dxa"/>
                  <w:right w:w="15" w:type="dxa"/>
                </w:tcMar>
                <w:vAlign w:val="bottom"/>
                <w:hideMark/>
              </w:tcPr>
            </w:tcPrChange>
          </w:tcPr>
          <w:p w14:paraId="5C5DFC1E" w14:textId="77777777" w:rsidR="00713F05" w:rsidRPr="00713F05" w:rsidRDefault="00713F05" w:rsidP="00713F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No</w:t>
            </w:r>
          </w:p>
        </w:tc>
        <w:tc>
          <w:tcPr>
            <w:tcW w:w="0" w:type="dxa"/>
            <w:noWrap/>
            <w:hideMark/>
            <w:tcPrChange w:id="833" w:author="Sophie Emilie Søborg Agger" w:date="2020-07-10T15:21:00Z">
              <w:tcPr>
                <w:tcW w:w="680" w:type="dxa"/>
                <w:tcBorders>
                  <w:top w:val="nil"/>
                  <w:bottom w:val="nil"/>
                  <w:right w:val="nil"/>
                </w:tcBorders>
                <w:shd w:val="clear" w:color="auto" w:fill="auto"/>
                <w:noWrap/>
                <w:tcMar>
                  <w:top w:w="15" w:type="dxa"/>
                  <w:left w:w="15" w:type="dxa"/>
                  <w:bottom w:w="0" w:type="dxa"/>
                  <w:right w:w="15" w:type="dxa"/>
                </w:tcMar>
                <w:vAlign w:val="bottom"/>
                <w:hideMark/>
              </w:tcPr>
            </w:tcPrChange>
          </w:tcPr>
          <w:p w14:paraId="1C9DFB98" w14:textId="77777777" w:rsidR="00713F05" w:rsidRPr="00713F05" w:rsidRDefault="00713F05" w:rsidP="00713F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w:t>
            </w:r>
          </w:p>
        </w:tc>
      </w:tr>
      <w:tr w:rsidR="00713F05" w:rsidRPr="00713F05" w14:paraId="635C0E39"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34"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3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B93D6EC"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Intergenic</w:t>
            </w:r>
            <w:proofErr w:type="spellEnd"/>
            <w:r w:rsidRPr="00713F05">
              <w:rPr>
                <w:rFonts w:ascii="Calibri" w:eastAsia="Times New Roman" w:hAnsi="Calibri" w:cs="Calibri"/>
                <w:color w:val="000000"/>
                <w:lang w:val="da-DK"/>
              </w:rPr>
              <w:t xml:space="preserve"> variant</w:t>
            </w:r>
          </w:p>
        </w:tc>
        <w:tc>
          <w:tcPr>
            <w:tcW w:w="0" w:type="auto"/>
            <w:noWrap/>
            <w:hideMark/>
            <w:tcPrChange w:id="836"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1A8E94A"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1138</w:t>
            </w:r>
          </w:p>
        </w:tc>
        <w:tc>
          <w:tcPr>
            <w:tcW w:w="0" w:type="auto"/>
            <w:noWrap/>
            <w:hideMark/>
            <w:tcPrChange w:id="83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80A6F49"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55%</w:t>
            </w:r>
          </w:p>
        </w:tc>
      </w:tr>
      <w:tr w:rsidR="00713F05" w:rsidRPr="00713F05" w14:paraId="0CEE5A46" w14:textId="77777777" w:rsidTr="00713F05">
        <w:trPr>
          <w:divId w:val="1203400005"/>
          <w:trHeight w:val="320"/>
          <w:trPrChange w:id="838"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3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D9A7E37"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Intron</w:t>
            </w:r>
            <w:proofErr w:type="spellEnd"/>
            <w:r w:rsidRPr="00713F05">
              <w:rPr>
                <w:rFonts w:ascii="Calibri" w:eastAsia="Times New Roman" w:hAnsi="Calibri" w:cs="Calibri"/>
                <w:color w:val="000000"/>
                <w:lang w:val="da-DK"/>
              </w:rPr>
              <w:t xml:space="preserve"> variant</w:t>
            </w:r>
          </w:p>
        </w:tc>
        <w:tc>
          <w:tcPr>
            <w:tcW w:w="0" w:type="auto"/>
            <w:noWrap/>
            <w:hideMark/>
            <w:tcPrChange w:id="84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AE8F833"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605</w:t>
            </w:r>
          </w:p>
        </w:tc>
        <w:tc>
          <w:tcPr>
            <w:tcW w:w="0" w:type="auto"/>
            <w:noWrap/>
            <w:hideMark/>
            <w:tcPrChange w:id="84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6866571"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29%</w:t>
            </w:r>
          </w:p>
        </w:tc>
      </w:tr>
      <w:tr w:rsidR="00713F05" w:rsidRPr="00713F05" w14:paraId="436D881F"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42"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4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09E814" w14:textId="7DF53289"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rPrChange w:id="844"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45" w:author="Sophie Emilie Søborg Agger" w:date="2020-07-10T15:22:00Z">
                  <w:rPr>
                    <w:rFonts w:ascii="Calibri" w:eastAsia="Times New Roman" w:hAnsi="Calibri" w:cs="Calibri"/>
                    <w:color w:val="000000"/>
                    <w:lang w:val="da-DK"/>
                  </w:rPr>
                </w:rPrChange>
              </w:rPr>
              <w:t>Intron variant/non</w:t>
            </w:r>
            <w:ins w:id="846" w:author="Sophie Emilie Søborg Agger" w:date="2020-07-10T15:23:00Z">
              <w:r w:rsidR="00DD66EE">
                <w:rPr>
                  <w:rFonts w:ascii="Calibri" w:eastAsia="Times New Roman" w:hAnsi="Calibri" w:cs="Calibri"/>
                  <w:color w:val="000000"/>
                </w:rPr>
                <w:t>-</w:t>
              </w:r>
            </w:ins>
            <w:del w:id="847" w:author="Sophie Emilie Søborg Agger" w:date="2020-07-10T15:23:00Z">
              <w:r w:rsidRPr="00713F05" w:rsidDel="00DD66EE">
                <w:rPr>
                  <w:rFonts w:ascii="Calibri" w:eastAsia="Times New Roman" w:hAnsi="Calibri" w:cs="Calibri"/>
                  <w:color w:val="000000"/>
                  <w:rPrChange w:id="848" w:author="Sophie Emilie Søborg Agger" w:date="2020-07-10T15:22:00Z">
                    <w:rPr>
                      <w:rFonts w:ascii="Calibri" w:eastAsia="Times New Roman" w:hAnsi="Calibri" w:cs="Calibri"/>
                      <w:color w:val="000000"/>
                      <w:lang w:val="da-DK"/>
                    </w:rPr>
                  </w:rPrChange>
                </w:rPr>
                <w:delText xml:space="preserve"> </w:delText>
              </w:r>
            </w:del>
            <w:r w:rsidRPr="00713F05">
              <w:rPr>
                <w:rFonts w:ascii="Calibri" w:eastAsia="Times New Roman" w:hAnsi="Calibri" w:cs="Calibri"/>
                <w:color w:val="000000"/>
                <w:rPrChange w:id="849" w:author="Sophie Emilie Søborg Agger" w:date="2020-07-10T15:22:00Z">
                  <w:rPr>
                    <w:rFonts w:ascii="Calibri" w:eastAsia="Times New Roman" w:hAnsi="Calibri" w:cs="Calibri"/>
                    <w:color w:val="000000"/>
                    <w:lang w:val="da-DK"/>
                  </w:rPr>
                </w:rPrChange>
              </w:rPr>
              <w:t>coding transcript variant</w:t>
            </w:r>
          </w:p>
        </w:tc>
        <w:tc>
          <w:tcPr>
            <w:tcW w:w="0" w:type="auto"/>
            <w:noWrap/>
            <w:hideMark/>
            <w:tcPrChange w:id="85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A190708"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156</w:t>
            </w:r>
          </w:p>
        </w:tc>
        <w:tc>
          <w:tcPr>
            <w:tcW w:w="0" w:type="auto"/>
            <w:noWrap/>
            <w:hideMark/>
            <w:tcPrChange w:id="85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2F877D"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8%</w:t>
            </w:r>
          </w:p>
        </w:tc>
      </w:tr>
      <w:tr w:rsidR="00713F05" w:rsidRPr="00713F05" w14:paraId="19FEFE22" w14:textId="77777777" w:rsidTr="00713F05">
        <w:trPr>
          <w:divId w:val="1203400005"/>
          <w:trHeight w:val="320"/>
          <w:trPrChange w:id="852"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5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C0BF290"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Downstream</w:t>
            </w:r>
            <w:proofErr w:type="spellEnd"/>
            <w:r w:rsidRPr="00713F05">
              <w:rPr>
                <w:rFonts w:ascii="Calibri" w:eastAsia="Times New Roman" w:hAnsi="Calibri" w:cs="Calibri"/>
                <w:color w:val="000000"/>
                <w:lang w:val="da-DK"/>
              </w:rPr>
              <w:t xml:space="preserve"> gene variant</w:t>
            </w:r>
          </w:p>
        </w:tc>
        <w:tc>
          <w:tcPr>
            <w:tcW w:w="0" w:type="auto"/>
            <w:noWrap/>
            <w:hideMark/>
            <w:tcPrChange w:id="85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1656E54"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88</w:t>
            </w:r>
          </w:p>
        </w:tc>
        <w:tc>
          <w:tcPr>
            <w:tcW w:w="0" w:type="auto"/>
            <w:noWrap/>
            <w:hideMark/>
            <w:tcPrChange w:id="85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B467B8F"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4%</w:t>
            </w:r>
          </w:p>
        </w:tc>
      </w:tr>
      <w:tr w:rsidR="00713F05" w:rsidRPr="00713F05" w14:paraId="269981C6"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56"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5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6682861"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Upstream</w:t>
            </w:r>
            <w:proofErr w:type="spellEnd"/>
            <w:r w:rsidRPr="00713F05">
              <w:rPr>
                <w:rFonts w:ascii="Calibri" w:eastAsia="Times New Roman" w:hAnsi="Calibri" w:cs="Calibri"/>
                <w:color w:val="000000"/>
                <w:lang w:val="da-DK"/>
              </w:rPr>
              <w:t xml:space="preserve"> gene variant</w:t>
            </w:r>
          </w:p>
        </w:tc>
        <w:tc>
          <w:tcPr>
            <w:tcW w:w="0" w:type="auto"/>
            <w:noWrap/>
            <w:hideMark/>
            <w:tcPrChange w:id="85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E1FCC3"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68</w:t>
            </w:r>
          </w:p>
        </w:tc>
        <w:tc>
          <w:tcPr>
            <w:tcW w:w="0" w:type="auto"/>
            <w:noWrap/>
            <w:hideMark/>
            <w:tcPrChange w:id="85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CAA916B"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3%</w:t>
            </w:r>
          </w:p>
        </w:tc>
      </w:tr>
      <w:tr w:rsidR="00713F05" w:rsidRPr="00713F05" w14:paraId="7D6861A6" w14:textId="77777777" w:rsidTr="00713F05">
        <w:trPr>
          <w:divId w:val="1203400005"/>
          <w:trHeight w:val="320"/>
          <w:trPrChange w:id="860"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6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A1462D7" w14:textId="42C75714" w:rsidR="00713F05" w:rsidRPr="00713F05" w:rsidRDefault="00713F05" w:rsidP="00713F05">
            <w:pPr>
              <w:rPr>
                <w:rFonts w:ascii="Calibri" w:eastAsia="Times New Roman" w:hAnsi="Calibri" w:cs="Calibri"/>
                <w:color w:val="000000"/>
                <w:rPrChange w:id="862"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63" w:author="Sophie Emilie Søborg Agger" w:date="2020-07-10T15:22:00Z">
                  <w:rPr>
                    <w:rFonts w:ascii="Calibri" w:eastAsia="Times New Roman" w:hAnsi="Calibri" w:cs="Calibri"/>
                    <w:color w:val="000000"/>
                    <w:lang w:val="da-DK"/>
                  </w:rPr>
                </w:rPrChange>
              </w:rPr>
              <w:t>Non</w:t>
            </w:r>
            <w:ins w:id="864" w:author="Sophie Emilie Søborg Agger" w:date="2020-07-10T15:23:00Z">
              <w:r w:rsidR="00DD66EE">
                <w:rPr>
                  <w:rFonts w:ascii="Calibri" w:eastAsia="Times New Roman" w:hAnsi="Calibri" w:cs="Calibri"/>
                  <w:color w:val="000000"/>
                </w:rPr>
                <w:t>-</w:t>
              </w:r>
            </w:ins>
            <w:del w:id="865" w:author="Sophie Emilie Søborg Agger" w:date="2020-07-10T15:23:00Z">
              <w:r w:rsidRPr="00713F05" w:rsidDel="00DD66EE">
                <w:rPr>
                  <w:rFonts w:ascii="Calibri" w:eastAsia="Times New Roman" w:hAnsi="Calibri" w:cs="Calibri"/>
                  <w:color w:val="000000"/>
                  <w:rPrChange w:id="866" w:author="Sophie Emilie Søborg Agger" w:date="2020-07-10T15:22:00Z">
                    <w:rPr>
                      <w:rFonts w:ascii="Calibri" w:eastAsia="Times New Roman" w:hAnsi="Calibri" w:cs="Calibri"/>
                      <w:color w:val="000000"/>
                      <w:lang w:val="da-DK"/>
                    </w:rPr>
                  </w:rPrChange>
                </w:rPr>
                <w:delText xml:space="preserve"> </w:delText>
              </w:r>
            </w:del>
            <w:r w:rsidRPr="00713F05">
              <w:rPr>
                <w:rFonts w:ascii="Calibri" w:eastAsia="Times New Roman" w:hAnsi="Calibri" w:cs="Calibri"/>
                <w:color w:val="000000"/>
                <w:rPrChange w:id="867" w:author="Sophie Emilie Søborg Agger" w:date="2020-07-10T15:22:00Z">
                  <w:rPr>
                    <w:rFonts w:ascii="Calibri" w:eastAsia="Times New Roman" w:hAnsi="Calibri" w:cs="Calibri"/>
                    <w:color w:val="000000"/>
                    <w:lang w:val="da-DK"/>
                  </w:rPr>
                </w:rPrChange>
              </w:rPr>
              <w:t>coding transcript exon variant</w:t>
            </w:r>
          </w:p>
        </w:tc>
        <w:tc>
          <w:tcPr>
            <w:tcW w:w="0" w:type="auto"/>
            <w:noWrap/>
            <w:hideMark/>
            <w:tcPrChange w:id="86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B20D11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3</w:t>
            </w:r>
          </w:p>
        </w:tc>
        <w:tc>
          <w:tcPr>
            <w:tcW w:w="0" w:type="auto"/>
            <w:noWrap/>
            <w:hideMark/>
            <w:tcPrChange w:id="86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502F471"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12A6BFA4"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70"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7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8770BE7"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Synonymous</w:t>
            </w:r>
            <w:proofErr w:type="spellEnd"/>
            <w:r w:rsidRPr="00713F05">
              <w:rPr>
                <w:rFonts w:ascii="Calibri" w:eastAsia="Times New Roman" w:hAnsi="Calibri" w:cs="Calibri"/>
                <w:color w:val="000000"/>
                <w:lang w:val="da-DK"/>
              </w:rPr>
              <w:t xml:space="preserve"> variant</w:t>
            </w:r>
          </w:p>
        </w:tc>
        <w:tc>
          <w:tcPr>
            <w:tcW w:w="0" w:type="auto"/>
            <w:noWrap/>
            <w:hideMark/>
            <w:tcPrChange w:id="87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A105449"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7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F7E7DA3"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26AEA8E1" w14:textId="77777777" w:rsidTr="00713F05">
        <w:trPr>
          <w:divId w:val="1203400005"/>
          <w:trHeight w:val="320"/>
          <w:trPrChange w:id="874"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7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212BFDC" w14:textId="77777777" w:rsidR="00713F05" w:rsidRPr="00713F05" w:rsidRDefault="00713F05" w:rsidP="00713F05">
            <w:pPr>
              <w:rPr>
                <w:rFonts w:ascii="Calibri" w:eastAsia="Times New Roman" w:hAnsi="Calibri" w:cs="Calibri"/>
                <w:color w:val="000000"/>
                <w:rPrChange w:id="876"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77" w:author="Sophie Emilie Søborg Agger" w:date="2020-07-10T15:22:00Z">
                  <w:rPr>
                    <w:rFonts w:ascii="Calibri" w:eastAsia="Times New Roman" w:hAnsi="Calibri" w:cs="Calibri"/>
                    <w:color w:val="000000"/>
                    <w:lang w:val="da-DK"/>
                  </w:rPr>
                </w:rPrChange>
              </w:rPr>
              <w:t>Splice region variant/intron variant</w:t>
            </w:r>
          </w:p>
        </w:tc>
        <w:tc>
          <w:tcPr>
            <w:tcW w:w="0" w:type="auto"/>
            <w:noWrap/>
            <w:hideMark/>
            <w:tcPrChange w:id="87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572720"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7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E84C60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7FC4032C"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80"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8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5919682"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rPrChange w:id="882"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83" w:author="Sophie Emilie Søborg Agger" w:date="2020-07-10T15:22:00Z">
                  <w:rPr>
                    <w:rFonts w:ascii="Calibri" w:eastAsia="Times New Roman" w:hAnsi="Calibri" w:cs="Calibri"/>
                    <w:color w:val="000000"/>
                    <w:lang w:val="da-DK"/>
                  </w:rPr>
                </w:rPrChange>
              </w:rPr>
              <w:t>Missense variant/splice region variant</w:t>
            </w:r>
          </w:p>
        </w:tc>
        <w:tc>
          <w:tcPr>
            <w:tcW w:w="0" w:type="auto"/>
            <w:noWrap/>
            <w:hideMark/>
            <w:tcPrChange w:id="88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D47B9BE"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8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3AD7090"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6250947B" w14:textId="77777777" w:rsidTr="00713F05">
        <w:trPr>
          <w:divId w:val="1203400005"/>
          <w:trHeight w:val="320"/>
          <w:trPrChange w:id="886"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8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BABE66"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Missense</w:t>
            </w:r>
            <w:proofErr w:type="spellEnd"/>
            <w:r w:rsidRPr="00713F05">
              <w:rPr>
                <w:rFonts w:ascii="Calibri" w:eastAsia="Times New Roman" w:hAnsi="Calibri" w:cs="Calibri"/>
                <w:color w:val="000000"/>
                <w:lang w:val="da-DK"/>
              </w:rPr>
              <w:t xml:space="preserve"> variant</w:t>
            </w:r>
          </w:p>
        </w:tc>
        <w:tc>
          <w:tcPr>
            <w:tcW w:w="0" w:type="auto"/>
            <w:noWrap/>
            <w:hideMark/>
            <w:tcPrChange w:id="88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0271C02"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8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76A411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29E7FC0B"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90"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9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85D0D32"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Total</w:t>
            </w:r>
          </w:p>
        </w:tc>
        <w:tc>
          <w:tcPr>
            <w:tcW w:w="0" w:type="auto"/>
            <w:noWrap/>
            <w:hideMark/>
            <w:tcPrChange w:id="89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4D02130"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2062</w:t>
            </w:r>
          </w:p>
        </w:tc>
        <w:tc>
          <w:tcPr>
            <w:tcW w:w="0" w:type="auto"/>
            <w:noWrap/>
            <w:hideMark/>
            <w:tcPrChange w:id="89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96091A"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100%</w:t>
            </w:r>
          </w:p>
        </w:tc>
      </w:tr>
    </w:tbl>
    <w:p w14:paraId="49898B85" w14:textId="654AE34E" w:rsidR="00BF3C97" w:rsidDel="00596143" w:rsidRDefault="00BF3C97">
      <w:pPr>
        <w:pStyle w:val="Heading1"/>
        <w:rPr>
          <w:del w:id="894" w:author="Sophie Emilie Søborg Agger" w:date="2020-06-29T15:44:00Z"/>
        </w:rPr>
      </w:pPr>
    </w:p>
    <w:p w14:paraId="04FF0AC5" w14:textId="77777777" w:rsidR="00596143" w:rsidRPr="00596143" w:rsidRDefault="00596143">
      <w:pPr>
        <w:rPr>
          <w:ins w:id="895" w:author="Sophie Emilie Søborg Agger" w:date="2020-07-10T14:48:00Z"/>
        </w:rPr>
        <w:pPrChange w:id="896" w:author="Sophie Emilie Søborg Agger" w:date="2020-07-10T14:48:00Z">
          <w:pPr>
            <w:pStyle w:val="Heading2"/>
          </w:pPr>
        </w:pPrChange>
      </w:pPr>
    </w:p>
    <w:p w14:paraId="1B2CF9A4" w14:textId="4798A604" w:rsidR="00343AD3" w:rsidDel="00412439" w:rsidRDefault="00343AD3">
      <w:pPr>
        <w:pStyle w:val="Heading1"/>
        <w:rPr>
          <w:del w:id="897" w:author="Sophie Emilie Søborg Agger" w:date="2020-06-29T15:43:00Z"/>
        </w:rPr>
      </w:pPr>
    </w:p>
    <w:p w14:paraId="30C8B3AE" w14:textId="77777777" w:rsidR="00412439" w:rsidRDefault="00412439" w:rsidP="00412439">
      <w:pPr>
        <w:pStyle w:val="Heading3"/>
        <w:rPr>
          <w:ins w:id="898" w:author="Sophie Emilie Søborg Agger" w:date="2020-07-13T10:30:00Z"/>
        </w:rPr>
      </w:pPr>
      <w:ins w:id="899" w:author="Sophie Emilie Søborg Agger" w:date="2020-07-13T10:30:00Z">
        <w:r>
          <w:t>Missense and deleterious mutations</w:t>
        </w:r>
      </w:ins>
    </w:p>
    <w:p w14:paraId="4625BCCC" w14:textId="25AF11E0" w:rsidR="00412439" w:rsidRPr="00412439" w:rsidRDefault="00412439" w:rsidP="00412439">
      <w:pPr>
        <w:rPr>
          <w:ins w:id="900" w:author="Sophie Emilie Søborg Agger" w:date="2020-07-13T10:30:00Z"/>
          <w:rPrChange w:id="901" w:author="Sophie Emilie Søborg Agger" w:date="2020-07-13T10:30:00Z">
            <w:rPr>
              <w:ins w:id="902" w:author="Sophie Emilie Søborg Agger" w:date="2020-07-13T10:30:00Z"/>
            </w:rPr>
          </w:rPrChange>
        </w:rPr>
        <w:pPrChange w:id="903" w:author="Sophie Emilie Søborg Agger" w:date="2020-07-13T10:30:00Z">
          <w:pPr>
            <w:pStyle w:val="Heading2"/>
          </w:pPr>
        </w:pPrChange>
      </w:pPr>
      <w:commentRangeStart w:id="904"/>
      <w:ins w:id="905" w:author="Sophie Emilie Søborg Agger" w:date="2020-07-13T10:30:00Z">
        <w:r>
          <w:t xml:space="preserve">2 missense variants with </w:t>
        </w:r>
        <w:proofErr w:type="gramStart"/>
        <w:r>
          <w:t>a</w:t>
        </w:r>
        <w:proofErr w:type="gramEnd"/>
        <w:r>
          <w:t xml:space="preserve"> F</w:t>
        </w:r>
        <w:r>
          <w:rPr>
            <w:vertAlign w:val="subscript"/>
          </w:rPr>
          <w:t>ST</w:t>
        </w:r>
      </w:ins>
      <w:ins w:id="906" w:author="Sophie Emilie Søborg Agger" w:date="2020-07-13T10:31:00Z">
        <w:r>
          <w:rPr>
            <w:vertAlign w:val="subscript"/>
          </w:rPr>
          <w:t xml:space="preserve"> </w:t>
        </w:r>
      </w:ins>
      <w:ins w:id="907" w:author="Sophie Emilie Søborg Agger" w:date="2020-07-13T10:30:00Z">
        <w:r>
          <w:t>≥</w:t>
        </w:r>
      </w:ins>
      <w:ins w:id="908" w:author="Sophie Emilie Søborg Agger" w:date="2020-07-13T10:31:00Z">
        <w:r>
          <w:t xml:space="preserve"> </w:t>
        </w:r>
      </w:ins>
      <w:ins w:id="909" w:author="Sophie Emilie Søborg Agger" w:date="2020-07-13T10:30:00Z">
        <w:r>
          <w:t>5</w:t>
        </w:r>
      </w:ins>
      <w:ins w:id="910" w:author="Sophie Emilie Søborg Agger" w:date="2020-07-13T10:31:00Z">
        <w:r>
          <w:t xml:space="preserve"> was found, in the genes ADD1 and in FAM83H, both were deemed to be tolerated (See table X for details).</w:t>
        </w:r>
      </w:ins>
      <w:ins w:id="911" w:author="Sophie Emilie Søborg Agger" w:date="2020-07-13T10:34:00Z">
        <w:r>
          <w:t xml:space="preserve"> No SNPs with </w:t>
        </w:r>
      </w:ins>
      <w:ins w:id="912" w:author="Sophie Emilie Søborg Agger" w:date="2020-07-13T10:35:00Z">
        <w:r>
          <w:t>a F</w:t>
        </w:r>
        <w:r>
          <w:rPr>
            <w:vertAlign w:val="subscript"/>
          </w:rPr>
          <w:t xml:space="preserve">ST </w:t>
        </w:r>
        <w:r>
          <w:t>≥ 5 was</w:t>
        </w:r>
        <w:r>
          <w:t xml:space="preserve"> found to be deleterious</w:t>
        </w:r>
      </w:ins>
      <w:ins w:id="913" w:author="Sophie Emilie Søborg Agger" w:date="2020-07-13T10:36:00Z">
        <w:r>
          <w:t xml:space="preserve">, but 13 with </w:t>
        </w:r>
        <w:r>
          <w:t>a F</w:t>
        </w:r>
        <w:r>
          <w:rPr>
            <w:vertAlign w:val="subscript"/>
          </w:rPr>
          <w:t xml:space="preserve">ST </w:t>
        </w:r>
        <w:r>
          <w:t xml:space="preserve">≥ </w:t>
        </w:r>
        <w:r>
          <w:t>4.</w:t>
        </w:r>
        <w:r>
          <w:t>5 was</w:t>
        </w:r>
        <w:r>
          <w:t xml:space="preserve"> found to </w:t>
        </w:r>
      </w:ins>
      <w:ins w:id="914" w:author="Sophie Emilie Søborg Agger" w:date="2020-07-13T10:37:00Z">
        <w:r>
          <w:t>be deleterious (see table</w:t>
        </w:r>
        <w:r w:rsidR="00ED274F">
          <w:t xml:space="preserve"> X fo</w:t>
        </w:r>
      </w:ins>
      <w:ins w:id="915" w:author="Sophie Emilie Søborg Agger" w:date="2020-07-13T10:38:00Z">
        <w:r w:rsidR="00ED274F">
          <w:t>r details).</w:t>
        </w:r>
        <w:commentRangeEnd w:id="904"/>
        <w:r w:rsidR="00ED274F">
          <w:rPr>
            <w:rStyle w:val="CommentReference"/>
          </w:rPr>
          <w:commentReference w:id="904"/>
        </w:r>
      </w:ins>
      <w:bookmarkStart w:id="916" w:name="_GoBack"/>
      <w:bookmarkEnd w:id="916"/>
    </w:p>
    <w:p w14:paraId="6ED77B3F" w14:textId="48626706" w:rsidR="00BE45CF" w:rsidRDefault="00BE45CF">
      <w:pPr>
        <w:pStyle w:val="Heading1"/>
        <w:rPr>
          <w:ins w:id="917" w:author="Sophie Emilie Søborg Agger" w:date="2020-06-25T15:14:00Z"/>
        </w:rPr>
      </w:pPr>
      <w:bookmarkStart w:id="918" w:name="_Toc45471966"/>
      <w:r>
        <w:lastRenderedPageBreak/>
        <w:t>Discussion</w:t>
      </w:r>
      <w:bookmarkEnd w:id="918"/>
    </w:p>
    <w:p w14:paraId="0217379C" w14:textId="64BE502C" w:rsidR="0038450B" w:rsidRPr="0038450B" w:rsidRDefault="0038450B">
      <w:pPr>
        <w:pPrChange w:id="919" w:author="Sophie Emilie Søborg Agger" w:date="2020-06-25T15:14:00Z">
          <w:pPr>
            <w:pStyle w:val="Heading2"/>
          </w:pPr>
        </w:pPrChange>
      </w:pPr>
      <w:commentRangeStart w:id="920"/>
      <w:ins w:id="921" w:author="Sophie Emilie Søborg Agger" w:date="2020-06-25T15:15:00Z">
        <w:r>
          <w:t xml:space="preserve">Other groups have found other associations, </w:t>
        </w:r>
      </w:ins>
      <w:ins w:id="922" w:author="Sophie Emilie Søborg Agger" w:date="2020-06-25T15:20:00Z">
        <w:r w:rsidR="00436815">
          <w:t>Shearing et al. 2012</w:t>
        </w:r>
      </w:ins>
      <w:ins w:id="923" w:author="Sophie Emilie Søborg Agger" w:date="2020-06-25T15:19:00Z">
        <w:r w:rsidR="00436815">
          <w:fldChar w:fldCharType="begin" w:fldLock="1"/>
        </w:r>
      </w:ins>
      <w:r w:rsidR="00013058">
        <w:instrText>ADDIN CSL_CITATION {"citationItems":[{"id":"ITEM-1","itemData":{"DOI":"10.1158/1055-9965.EPI-12-0190-T","ISSN":"10559965","PMID":"22623710","abstract":"Background: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uris":["http://www.mendeley.com/documents/?uuid=b11dd0d5-6709-3c7c-9da8-4d9a21959d31"]}],"mendeley":{"formattedCitation":"&lt;sup&gt;5&lt;/sup&gt;","plainTextFormattedCitation":"5","previouslyFormattedCitation":"&lt;sup&gt;4&lt;/sup&gt;"},"properties":{"noteIndex":0},"schema":"https://github.com/citation-style-language/schema/raw/master/csl-citation.json"}</w:instrText>
      </w:r>
      <w:r w:rsidR="00436815">
        <w:fldChar w:fldCharType="separate"/>
      </w:r>
      <w:r w:rsidR="00013058" w:rsidRPr="00013058">
        <w:rPr>
          <w:noProof/>
          <w:vertAlign w:val="superscript"/>
        </w:rPr>
        <w:t>5</w:t>
      </w:r>
      <w:ins w:id="924" w:author="Sophie Emilie Søborg Agger" w:date="2020-06-25T15:19:00Z">
        <w:r w:rsidR="00436815">
          <w:fldChar w:fldCharType="end"/>
        </w:r>
      </w:ins>
      <w:ins w:id="925" w:author="Sophie Emilie Søborg Agger" w:date="2020-06-25T15:20:00Z">
        <w:r w:rsidR="00436815">
          <w:t xml:space="preserve"> found a correlation between histiocytic sarcoma</w:t>
        </w:r>
      </w:ins>
      <w:ins w:id="926" w:author="Sophie Emilie Søborg Agger" w:date="2020-06-25T15:33:00Z">
        <w:r w:rsidR="00436815">
          <w:t xml:space="preserve"> and</w:t>
        </w:r>
        <w:r w:rsidR="0035328E">
          <w:t xml:space="preserve"> CFA11:</w:t>
        </w:r>
        <w:r w:rsidR="0035328E" w:rsidRPr="0035328E">
          <w:t>44150645</w:t>
        </w:r>
      </w:ins>
      <w:ins w:id="927" w:author="Sophie Emilie Søborg Agger" w:date="2020-06-25T15:35:00Z">
        <w:r w:rsidR="0035328E">
          <w:t xml:space="preserve"> (</w:t>
        </w:r>
      </w:ins>
      <w:ins w:id="928" w:author="Sophie Emilie Søborg Agger" w:date="2020-06-25T15:36:00Z">
        <w:r w:rsidR="0035328E">
          <w:t>CFA</w:t>
        </w:r>
        <w:r w:rsidR="0035328E" w:rsidRPr="0035328E">
          <w:t>11:47179346</w:t>
        </w:r>
        <w:r w:rsidR="0035328E">
          <w:t xml:space="preserve"> canFam2)</w:t>
        </w:r>
      </w:ins>
      <w:ins w:id="929" w:author="Sophie Emilie Søborg Agger" w:date="2020-06-25T15:33:00Z">
        <w:r w:rsidR="0035328E">
          <w:t>,</w:t>
        </w:r>
      </w:ins>
      <w:ins w:id="930" w:author="Sophie Emilie Søborg Agger" w:date="2020-06-25T15:34:00Z">
        <w:r w:rsidR="0035328E">
          <w:t xml:space="preserve"> in this study, </w:t>
        </w:r>
      </w:ins>
      <w:ins w:id="931" w:author="Sophie Emilie Søborg Agger" w:date="2020-06-25T15:45:00Z">
        <w:r w:rsidR="00763911">
          <w:t>17</w:t>
        </w:r>
      </w:ins>
      <w:ins w:id="932" w:author="Sophie Emilie Søborg Agger" w:date="2020-06-25T15:34:00Z">
        <w:r w:rsidR="0035328E">
          <w:t xml:space="preserve"> of the FCR was homozygous for the alternative allele</w:t>
        </w:r>
      </w:ins>
      <w:ins w:id="933" w:author="Sophie Emilie Søborg Agger" w:date="2020-06-25T15:46:00Z">
        <w:r w:rsidR="00763911">
          <w:t xml:space="preserve"> (90%)</w:t>
        </w:r>
      </w:ins>
      <w:ins w:id="934" w:author="Sophie Emilie Søborg Agger" w:date="2020-06-25T15:45:00Z">
        <w:r w:rsidR="00763911">
          <w:t xml:space="preserve"> and 2 was heterozygous</w:t>
        </w:r>
      </w:ins>
      <w:ins w:id="935" w:author="Sophie Emilie Søborg Agger" w:date="2020-06-25T15:46:00Z">
        <w:r w:rsidR="00763911">
          <w:t xml:space="preserve">, none were homozygous </w:t>
        </w:r>
      </w:ins>
      <w:ins w:id="936" w:author="Sophie Emilie Søborg Agger" w:date="2020-06-25T15:56:00Z">
        <w:r w:rsidR="009F2F8E">
          <w:t>for the reference allele. W</w:t>
        </w:r>
      </w:ins>
      <w:ins w:id="937" w:author="Sophie Emilie Søborg Agger" w:date="2020-06-25T15:35:00Z">
        <w:r w:rsidR="0035328E">
          <w:t>hereas only 35% of the control group of 160 dogs was homozygous for alternative allele</w:t>
        </w:r>
      </w:ins>
      <w:ins w:id="938" w:author="Sophie Emilie Søborg Agger" w:date="2020-06-25T15:43:00Z">
        <w:r w:rsidR="0035328E">
          <w:t xml:space="preserve">. However, </w:t>
        </w:r>
      </w:ins>
      <w:ins w:id="939" w:author="Sophie Emilie Søborg Agger" w:date="2020-06-25T15:44:00Z">
        <w:r w:rsidR="0035328E">
          <w:t xml:space="preserve">this SNP did not seem to be </w:t>
        </w:r>
        <w:r w:rsidR="00763911">
          <w:t>fixated in the FCR population investigated in this study</w:t>
        </w:r>
      </w:ins>
      <w:ins w:id="940" w:author="Sophie Emilie Søborg Agger" w:date="2020-06-25T15:55:00Z">
        <w:r w:rsidR="009F2F8E">
          <w:t xml:space="preserve"> Z(F</w:t>
        </w:r>
        <w:r w:rsidR="009F2F8E">
          <w:rPr>
            <w:vertAlign w:val="subscript"/>
          </w:rPr>
          <w:t>ST</w:t>
        </w:r>
        <w:r w:rsidR="009F2F8E">
          <w:t>)=0.9</w:t>
        </w:r>
      </w:ins>
      <w:ins w:id="941" w:author="Sophie Emilie Søborg Agger" w:date="2020-06-25T15:44:00Z">
        <w:r w:rsidR="00763911">
          <w:t>.</w:t>
        </w:r>
      </w:ins>
      <w:ins w:id="942" w:author="Sophie Emilie Søborg Agger" w:date="2020-06-25T15:43:00Z">
        <w:r w:rsidR="0035328E">
          <w:t xml:space="preserve"> </w:t>
        </w:r>
      </w:ins>
      <w:commentRangeEnd w:id="920"/>
      <w:ins w:id="943" w:author="Sophie Emilie Søborg Agger" w:date="2020-06-25T15:56:00Z">
        <w:r w:rsidR="009F2F8E">
          <w:rPr>
            <w:rStyle w:val="CommentReference"/>
          </w:rPr>
          <w:commentReference w:id="920"/>
        </w:r>
      </w:ins>
    </w:p>
    <w:p w14:paraId="2D679877" w14:textId="478C5CF8" w:rsidR="000D70A1" w:rsidRDefault="000D70A1">
      <w:pPr>
        <w:pStyle w:val="Heading1"/>
        <w:pPrChange w:id="944" w:author="Sophie Emilie Søborg Agger" w:date="2020-06-23T14:10:00Z">
          <w:pPr>
            <w:pStyle w:val="Heading2"/>
          </w:pPr>
        </w:pPrChange>
      </w:pPr>
      <w:bookmarkStart w:id="945" w:name="_Toc45471967"/>
      <w:r>
        <w:t>Methods</w:t>
      </w:r>
      <w:bookmarkEnd w:id="945"/>
    </w:p>
    <w:p w14:paraId="561E4FA7" w14:textId="7BCB8C5E" w:rsidR="000D70A1" w:rsidRDefault="000D70A1">
      <w:pPr>
        <w:pStyle w:val="Heading2"/>
        <w:pPrChange w:id="946" w:author="Sophie Emilie Søborg Agger" w:date="2020-06-23T14:10:00Z">
          <w:pPr>
            <w:pStyle w:val="Heading3"/>
          </w:pPr>
        </w:pPrChange>
      </w:pPr>
      <w:bookmarkStart w:id="947" w:name="_Toc45471968"/>
      <w:r>
        <w:t>Sample collection</w:t>
      </w:r>
      <w:bookmarkEnd w:id="947"/>
    </w:p>
    <w:p w14:paraId="4AD4F9FE" w14:textId="014D36FE" w:rsidR="000D70A1" w:rsidRDefault="000D70A1">
      <w:pPr>
        <w:pStyle w:val="Heading2"/>
        <w:pPrChange w:id="948" w:author="Sophie Emilie Søborg Agger" w:date="2020-06-23T14:10:00Z">
          <w:pPr>
            <w:pStyle w:val="Heading3"/>
          </w:pPr>
        </w:pPrChange>
      </w:pPr>
      <w:bookmarkStart w:id="949" w:name="_Toc45471969"/>
      <w:r>
        <w:t>Library construction and sequencing</w:t>
      </w:r>
      <w:bookmarkEnd w:id="949"/>
    </w:p>
    <w:p w14:paraId="0A434EAF" w14:textId="77777777" w:rsidR="000D70A1" w:rsidRPr="000D70A1" w:rsidRDefault="000D70A1" w:rsidP="007A28B2"/>
    <w:p w14:paraId="50AD852E" w14:textId="55240032" w:rsidR="000D70A1" w:rsidRDefault="000D70A1">
      <w:pPr>
        <w:pStyle w:val="Heading2"/>
        <w:pPrChange w:id="950" w:author="Sophie Emilie Søborg Agger" w:date="2020-06-23T14:10:00Z">
          <w:pPr>
            <w:pStyle w:val="Heading3"/>
          </w:pPr>
        </w:pPrChange>
      </w:pPr>
      <w:bookmarkStart w:id="951" w:name="_Toc45471970"/>
      <w:r>
        <w:t>Alignment and filtering</w:t>
      </w:r>
      <w:bookmarkEnd w:id="951"/>
    </w:p>
    <w:p w14:paraId="006A55DC" w14:textId="487D6B38" w:rsidR="000D70A1" w:rsidRDefault="000D70A1" w:rsidP="007A28B2">
      <w:r>
        <w:t xml:space="preserve">The reads were aligned to the CanFam3.1 reference genome with BWA mem 0.7.12. Duplicates were marked with </w:t>
      </w:r>
      <w:proofErr w:type="spellStart"/>
      <w:r>
        <w:t>picard</w:t>
      </w:r>
      <w:proofErr w:type="spellEnd"/>
      <w:r>
        <w:t xml:space="preserve"> 2.10.6. Furthermore, the reads were realigned and recalibrated with GATK 3.5 using GATK best practices</w:t>
      </w:r>
      <w:r w:rsidR="00CE256F">
        <w:fldChar w:fldCharType="begin" w:fldLock="1"/>
      </w:r>
      <w:r w:rsidR="00013058">
        <w:instrText>ADDIN CSL_CITATION {"citationItems":[{"id":"ITEM-1","itemData":{"DOI":"10.1002/0471250953.bi1110s43","ISSN":"1934340X","PMID":"25431634","abstract":"This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uris":["http://www.mendeley.com/documents/?uuid=5dd2ed96-0f05-3893-9d43-a5f983c61ae4"]}],"mendeley":{"formattedCitation":"&lt;sup&gt;6&lt;/sup&gt;","plainTextFormattedCitation":"6","previouslyFormattedCitation":"&lt;sup&gt;5&lt;/sup&gt;"},"properties":{"noteIndex":0},"schema":"https://github.com/citation-style-language/schema/raw/master/csl-citation.json"}</w:instrText>
      </w:r>
      <w:r w:rsidR="00CE256F">
        <w:fldChar w:fldCharType="separate"/>
      </w:r>
      <w:r w:rsidR="00013058" w:rsidRPr="00013058">
        <w:rPr>
          <w:noProof/>
          <w:vertAlign w:val="superscript"/>
        </w:rPr>
        <w:t>6</w:t>
      </w:r>
      <w:r w:rsidR="00CE256F">
        <w:fldChar w:fldCharType="end"/>
      </w:r>
      <w:r w:rsidR="00BE45CF">
        <w:t>.</w:t>
      </w:r>
    </w:p>
    <w:p w14:paraId="30979164" w14:textId="77777777" w:rsidR="00BE45CF" w:rsidRDefault="00BE45CF" w:rsidP="007A28B2">
      <w:pPr>
        <w:pStyle w:val="Heading3"/>
      </w:pPr>
    </w:p>
    <w:p w14:paraId="784A92EF" w14:textId="74B3CB9F" w:rsidR="00BE45CF" w:rsidRDefault="00BE45CF">
      <w:pPr>
        <w:pStyle w:val="Heading2"/>
        <w:pPrChange w:id="952" w:author="Sophie Emilie Søborg Agger" w:date="2020-06-23T14:10:00Z">
          <w:pPr>
            <w:pStyle w:val="Heading3"/>
          </w:pPr>
        </w:pPrChange>
      </w:pPr>
      <w:bookmarkStart w:id="953" w:name="_Toc45471971"/>
      <w:r>
        <w:t>Variant calling</w:t>
      </w:r>
      <w:bookmarkEnd w:id="953"/>
    </w:p>
    <w:p w14:paraId="2E93BC83" w14:textId="2AAB510E" w:rsidR="00BE45CF" w:rsidRDefault="00BE45CF" w:rsidP="007A28B2">
      <w:r>
        <w:t xml:space="preserve">Variants were called with </w:t>
      </w:r>
      <w:proofErr w:type="spellStart"/>
      <w:r>
        <w:t>HaplotypeCaller</w:t>
      </w:r>
      <w:proofErr w:type="spellEnd"/>
      <w:r w:rsidR="00CE256F">
        <w:t xml:space="preserve"> and genotyped using </w:t>
      </w:r>
      <w:proofErr w:type="spellStart"/>
      <w:r w:rsidR="00CE256F">
        <w:t>GenotypeGVCFs</w:t>
      </w:r>
      <w:proofErr w:type="spellEnd"/>
      <w:r w:rsidR="00CE256F">
        <w:t>.</w:t>
      </w:r>
    </w:p>
    <w:p w14:paraId="48BF1B04" w14:textId="7D99E82D" w:rsidR="00CE256F" w:rsidRDefault="00CE256F" w:rsidP="007A28B2">
      <w:r>
        <w:t xml:space="preserve">The file was then split and filtered separately for SNPs and INDELs using </w:t>
      </w:r>
      <w:proofErr w:type="spellStart"/>
      <w:r>
        <w:t>SelectVariants</w:t>
      </w:r>
      <w:proofErr w:type="spellEnd"/>
      <w:r>
        <w:t xml:space="preserve"> and </w:t>
      </w:r>
      <w:proofErr w:type="spellStart"/>
      <w:r>
        <w:t>VariantFiltration</w:t>
      </w:r>
      <w:proofErr w:type="spellEnd"/>
      <w:r>
        <w:t>, with the filters seen in</w:t>
      </w:r>
      <w:r w:rsidR="007D442F">
        <w:t xml:space="preserve"> </w:t>
      </w:r>
      <w:r w:rsidR="007D442F">
        <w:fldChar w:fldCharType="begin"/>
      </w:r>
      <w:r w:rsidR="007D442F">
        <w:instrText xml:space="preserve"> REF _Ref34740696 \h </w:instrText>
      </w:r>
      <w:r w:rsidR="007D442F">
        <w:fldChar w:fldCharType="separate"/>
      </w:r>
      <w:ins w:id="954" w:author="Sophie Emilie Søborg Agger" w:date="2020-03-10T13:51:00Z">
        <w:r w:rsidR="007D442F">
          <w:t xml:space="preserve">Table </w:t>
        </w:r>
        <w:r w:rsidR="007D442F">
          <w:rPr>
            <w:noProof/>
          </w:rPr>
          <w:t>1</w:t>
        </w:r>
      </w:ins>
      <w:r w:rsidR="007D442F">
        <w:fldChar w:fldCharType="end"/>
      </w:r>
      <w:r w:rsidR="007D442F">
        <w:t>.</w:t>
      </w:r>
    </w:p>
    <w:tbl>
      <w:tblPr>
        <w:tblpPr w:leftFromText="180" w:rightFromText="180" w:vertAnchor="text" w:horzAnchor="page" w:tblpX="7069" w:tblpY="-45"/>
        <w:tblW w:w="4309" w:type="dxa"/>
        <w:tblCellMar>
          <w:left w:w="0" w:type="dxa"/>
          <w:right w:w="0" w:type="dxa"/>
        </w:tblCellMar>
        <w:tblLook w:val="0420" w:firstRow="1" w:lastRow="0" w:firstColumn="0" w:lastColumn="0" w:noHBand="0" w:noVBand="1"/>
      </w:tblPr>
      <w:tblGrid>
        <w:gridCol w:w="2183"/>
        <w:gridCol w:w="1097"/>
        <w:gridCol w:w="1029"/>
      </w:tblGrid>
      <w:tr w:rsidR="00CE256F" w:rsidRPr="00CE256F" w14:paraId="2A0E43AA" w14:textId="77777777" w:rsidTr="00CE256F">
        <w:trPr>
          <w:trHeight w:val="20"/>
        </w:trPr>
        <w:tc>
          <w:tcPr>
            <w:tcW w:w="2183" w:type="dxa"/>
            <w:tcBorders>
              <w:top w:val="single" w:sz="8" w:space="0" w:color="000000"/>
              <w:left w:val="single" w:sz="8" w:space="0" w:color="000000"/>
              <w:bottom w:val="single" w:sz="8" w:space="0" w:color="000000"/>
              <w:right w:val="single" w:sz="8" w:space="0" w:color="FFFFFF"/>
            </w:tcBorders>
            <w:shd w:val="clear" w:color="auto" w:fill="A31D20"/>
            <w:tcMar>
              <w:top w:w="15" w:type="dxa"/>
              <w:left w:w="15" w:type="dxa"/>
              <w:bottom w:w="0" w:type="dxa"/>
              <w:right w:w="15" w:type="dxa"/>
            </w:tcMar>
            <w:hideMark/>
          </w:tcPr>
          <w:p w14:paraId="077B4D94" w14:textId="030D0B58" w:rsidR="00CE256F" w:rsidRPr="00CE256F" w:rsidRDefault="00CE256F" w:rsidP="007A28B2">
            <w:pPr>
              <w:rPr>
                <w:lang w:val="da-DK"/>
              </w:rPr>
            </w:pPr>
            <w:r w:rsidRPr="00CE256F">
              <w:t xml:space="preserve">  </w:t>
            </w:r>
            <w:r w:rsidRPr="00CE256F">
              <w:rPr>
                <w:lang w:val="da-DK"/>
              </w:rPr>
              <w:t>Filters</w:t>
            </w:r>
          </w:p>
        </w:tc>
        <w:tc>
          <w:tcPr>
            <w:tcW w:w="1097" w:type="dxa"/>
            <w:tcBorders>
              <w:top w:val="single" w:sz="8" w:space="0" w:color="000000"/>
              <w:left w:val="single" w:sz="8" w:space="0" w:color="FFFFFF"/>
              <w:bottom w:val="single" w:sz="8" w:space="0" w:color="000000"/>
              <w:right w:val="single" w:sz="8" w:space="0" w:color="FFFFFF"/>
            </w:tcBorders>
            <w:shd w:val="clear" w:color="auto" w:fill="A31D20"/>
            <w:tcMar>
              <w:top w:w="15" w:type="dxa"/>
              <w:left w:w="15" w:type="dxa"/>
              <w:bottom w:w="0" w:type="dxa"/>
              <w:right w:w="15" w:type="dxa"/>
            </w:tcMar>
            <w:hideMark/>
          </w:tcPr>
          <w:p w14:paraId="205BDA2B" w14:textId="77777777" w:rsidR="00CE256F" w:rsidRPr="00CE256F" w:rsidRDefault="00CE256F" w:rsidP="007A28B2">
            <w:pPr>
              <w:rPr>
                <w:lang w:val="da-DK"/>
              </w:rPr>
            </w:pPr>
            <w:r w:rsidRPr="00CE256F">
              <w:rPr>
                <w:lang w:val="da-DK"/>
              </w:rPr>
              <w:t xml:space="preserve">  SNP</w:t>
            </w:r>
          </w:p>
        </w:tc>
        <w:tc>
          <w:tcPr>
            <w:tcW w:w="1029" w:type="dxa"/>
            <w:tcBorders>
              <w:top w:val="single" w:sz="8" w:space="0" w:color="000000"/>
              <w:left w:val="single" w:sz="8" w:space="0" w:color="FFFFFF"/>
              <w:bottom w:val="single" w:sz="8" w:space="0" w:color="000000"/>
              <w:right w:val="single" w:sz="8" w:space="0" w:color="000000"/>
            </w:tcBorders>
            <w:shd w:val="clear" w:color="auto" w:fill="A31D20"/>
            <w:tcMar>
              <w:top w:w="15" w:type="dxa"/>
              <w:left w:w="15" w:type="dxa"/>
              <w:bottom w:w="0" w:type="dxa"/>
              <w:right w:w="15" w:type="dxa"/>
            </w:tcMar>
            <w:hideMark/>
          </w:tcPr>
          <w:p w14:paraId="7ECD6E52" w14:textId="77777777" w:rsidR="00CE256F" w:rsidRPr="00CE256F" w:rsidRDefault="00CE256F" w:rsidP="007A28B2">
            <w:pPr>
              <w:rPr>
                <w:lang w:val="da-DK"/>
              </w:rPr>
            </w:pPr>
            <w:r w:rsidRPr="00CE256F">
              <w:rPr>
                <w:lang w:val="da-DK"/>
              </w:rPr>
              <w:t xml:space="preserve">  INDELS</w:t>
            </w:r>
          </w:p>
        </w:tc>
      </w:tr>
      <w:tr w:rsidR="00CE256F" w:rsidRPr="00CE256F" w14:paraId="453F0688" w14:textId="77777777" w:rsidTr="00CE256F">
        <w:trPr>
          <w:trHeight w:val="20"/>
        </w:trPr>
        <w:tc>
          <w:tcPr>
            <w:tcW w:w="2183" w:type="dxa"/>
            <w:tcBorders>
              <w:top w:val="single" w:sz="8" w:space="0" w:color="000000"/>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00469E9D" w14:textId="512597D6" w:rsidR="00CE256F" w:rsidRPr="00CE256F" w:rsidRDefault="00CE256F" w:rsidP="007A28B2">
            <w:pPr>
              <w:rPr>
                <w:lang w:val="da-DK"/>
              </w:rPr>
            </w:pPr>
            <w:r w:rsidRPr="00CE256F">
              <w:rPr>
                <w:lang w:val="da-DK"/>
              </w:rPr>
              <w:t xml:space="preserve">  QD </w:t>
            </w:r>
          </w:p>
        </w:tc>
        <w:tc>
          <w:tcPr>
            <w:tcW w:w="1097" w:type="dxa"/>
            <w:tcBorders>
              <w:top w:val="single" w:sz="8" w:space="0" w:color="000000"/>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303F95F3"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000000"/>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2684580" w14:textId="77777777" w:rsidR="00CE256F" w:rsidRPr="00CE256F" w:rsidRDefault="00CE256F" w:rsidP="007A28B2">
            <w:pPr>
              <w:rPr>
                <w:lang w:val="da-DK"/>
              </w:rPr>
            </w:pPr>
            <w:r w:rsidRPr="00CE256F">
              <w:rPr>
                <w:lang w:val="da-DK"/>
              </w:rPr>
              <w:t xml:space="preserve">  &lt; 2.0</w:t>
            </w:r>
          </w:p>
        </w:tc>
      </w:tr>
      <w:tr w:rsidR="00CE256F" w:rsidRPr="00CE256F" w14:paraId="0AB6D61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1DEA70BE"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45F3DAA0" w14:textId="0180647D"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37170F68" w14:textId="77777777" w:rsidR="00CE256F" w:rsidRPr="00CE256F" w:rsidRDefault="00CE256F" w:rsidP="007A28B2">
            <w:pPr>
              <w:rPr>
                <w:lang w:val="da-DK"/>
              </w:rPr>
            </w:pPr>
            <w:r w:rsidRPr="00CE256F">
              <w:rPr>
                <w:lang w:val="da-DK"/>
              </w:rPr>
              <w:t xml:space="preserve">  &gt; 200.0</w:t>
            </w:r>
          </w:p>
        </w:tc>
      </w:tr>
      <w:tr w:rsidR="00CE256F" w:rsidRPr="00CE256F" w14:paraId="2D44CCE3"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340B508" w14:textId="6984EE95" w:rsidR="00CE256F" w:rsidRPr="00CE256F" w:rsidRDefault="00CE256F" w:rsidP="007A28B2">
            <w:pPr>
              <w:rPr>
                <w:lang w:val="da-DK"/>
              </w:rPr>
            </w:pPr>
            <w:r w:rsidRPr="00CE256F">
              <w:rPr>
                <w:lang w:val="da-DK"/>
              </w:rPr>
              <w:t xml:space="preserve">  SOR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046DCAFA" w14:textId="00D4492D" w:rsidR="00CE256F" w:rsidRPr="00CE256F" w:rsidRDefault="00CE256F" w:rsidP="007A28B2">
            <w:pPr>
              <w:rPr>
                <w:lang w:val="da-DK"/>
              </w:rPr>
            </w:pPr>
            <w:r w:rsidRPr="00CE256F">
              <w:rPr>
                <w:lang w:val="da-DK"/>
              </w:rPr>
              <w:t xml:space="preserve">  &gt; 3.0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03108ED9" w14:textId="77777777" w:rsidR="00CE256F" w:rsidRPr="00CE256F" w:rsidRDefault="00CE256F" w:rsidP="007A28B2">
            <w:pPr>
              <w:rPr>
                <w:lang w:val="da-DK"/>
              </w:rPr>
            </w:pPr>
            <w:r w:rsidRPr="00CE256F">
              <w:rPr>
                <w:lang w:val="da-DK"/>
              </w:rPr>
              <w:t xml:space="preserve">  &gt; 10.0</w:t>
            </w:r>
          </w:p>
        </w:tc>
      </w:tr>
      <w:tr w:rsidR="00CE256F" w:rsidRPr="00CE256F" w14:paraId="5E63869D"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4374E0D5" w14:textId="2D383D67" w:rsidR="00CE256F" w:rsidRPr="00CE256F" w:rsidRDefault="00CE256F" w:rsidP="007A28B2">
            <w:pPr>
              <w:rPr>
                <w:lang w:val="da-DK"/>
              </w:rPr>
            </w:pPr>
            <w:r w:rsidRPr="00CE256F">
              <w:rPr>
                <w:lang w:val="da-DK"/>
              </w:rPr>
              <w:t xml:space="preserve">  MQ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75E216FB" w14:textId="77777777" w:rsidR="00CE256F" w:rsidRPr="00CE256F" w:rsidRDefault="00CE256F" w:rsidP="007A28B2">
            <w:pPr>
              <w:rPr>
                <w:lang w:val="da-DK"/>
              </w:rPr>
            </w:pPr>
            <w:r w:rsidRPr="00CE256F">
              <w:rPr>
                <w:lang w:val="da-DK"/>
              </w:rPr>
              <w:t xml:space="preserve">  &lt; 40.0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7D987F96" w14:textId="77777777" w:rsidR="00CE256F" w:rsidRPr="00CE256F" w:rsidRDefault="00CE256F" w:rsidP="007A28B2">
            <w:pPr>
              <w:rPr>
                <w:lang w:val="da-DK"/>
              </w:rPr>
            </w:pPr>
          </w:p>
        </w:tc>
      </w:tr>
      <w:tr w:rsidR="00CE256F" w:rsidRPr="00CE256F" w14:paraId="0D23DDA6"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B302F3F" w14:textId="10070BEB" w:rsidR="00CE256F" w:rsidRPr="00CE256F" w:rsidRDefault="00CE256F" w:rsidP="007A28B2">
            <w:pPr>
              <w:rPr>
                <w:lang w:val="da-DK"/>
              </w:rPr>
            </w:pPr>
            <w:r w:rsidRPr="00CE256F">
              <w:rPr>
                <w:lang w:val="da-DK"/>
              </w:rPr>
              <w:t xml:space="preserve">  QD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291412D"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497E4B84" w14:textId="77777777" w:rsidR="00CE256F" w:rsidRPr="00CE256F" w:rsidRDefault="00CE256F" w:rsidP="007A28B2">
            <w:pPr>
              <w:rPr>
                <w:lang w:val="da-DK"/>
              </w:rPr>
            </w:pPr>
          </w:p>
        </w:tc>
      </w:tr>
      <w:tr w:rsidR="00CE256F" w:rsidRPr="00CE256F" w14:paraId="3A8D2BEE"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33FAE2DA"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3ADD8BDA" w14:textId="77777777"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604B0F0C" w14:textId="77777777" w:rsidR="00CE256F" w:rsidRPr="00CE256F" w:rsidRDefault="00CE256F" w:rsidP="007A28B2">
            <w:pPr>
              <w:rPr>
                <w:lang w:val="da-DK"/>
              </w:rPr>
            </w:pPr>
          </w:p>
        </w:tc>
      </w:tr>
      <w:tr w:rsidR="00CE256F" w:rsidRPr="00CE256F" w14:paraId="339BB8B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54DB2ADE" w14:textId="77777777" w:rsidR="00CE256F" w:rsidRPr="00CE256F" w:rsidRDefault="00CE256F" w:rsidP="007A28B2">
            <w:pPr>
              <w:rPr>
                <w:lang w:val="da-DK"/>
              </w:rPr>
            </w:pPr>
            <w:r w:rsidRPr="00CE256F">
              <w:rPr>
                <w:lang w:val="da-DK"/>
              </w:rPr>
              <w:t xml:space="preserve">  </w:t>
            </w:r>
            <w:proofErr w:type="spellStart"/>
            <w:r w:rsidRPr="00CE256F">
              <w:rPr>
                <w:lang w:val="da-DK"/>
              </w:rPr>
              <w:t>MQRankSum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7086594" w14:textId="77777777" w:rsidR="00CE256F" w:rsidRPr="00CE256F" w:rsidRDefault="00CE256F" w:rsidP="007A28B2">
            <w:pPr>
              <w:rPr>
                <w:lang w:val="da-DK"/>
              </w:rPr>
            </w:pPr>
            <w:r w:rsidRPr="00CE256F">
              <w:rPr>
                <w:lang w:val="da-DK"/>
              </w:rPr>
              <w:t xml:space="preserve">  &lt; -12.5</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82DE44A" w14:textId="77777777" w:rsidR="00CE256F" w:rsidRPr="00CE256F" w:rsidRDefault="00CE256F" w:rsidP="007A28B2">
            <w:pPr>
              <w:rPr>
                <w:lang w:val="da-DK"/>
              </w:rPr>
            </w:pPr>
          </w:p>
        </w:tc>
      </w:tr>
      <w:tr w:rsidR="00CE256F" w:rsidRPr="00CE256F" w14:paraId="15C29D91"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780AD391" w14:textId="30FFAA64" w:rsidR="00CE256F" w:rsidRPr="00CE256F" w:rsidRDefault="00CE256F" w:rsidP="007A28B2">
            <w:pPr>
              <w:rPr>
                <w:lang w:val="da-DK"/>
              </w:rPr>
            </w:pPr>
            <w:r w:rsidRPr="00CE256F">
              <w:rPr>
                <w:lang w:val="da-DK"/>
              </w:rPr>
              <w:t xml:space="preserve">  </w:t>
            </w:r>
            <w:proofErr w:type="spellStart"/>
            <w:r w:rsidRPr="00CE256F">
              <w:rPr>
                <w:lang w:val="da-DK"/>
              </w:rPr>
              <w:t>ReadPosRankSum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5263689F" w14:textId="77777777" w:rsidR="00CE256F" w:rsidRPr="00CE256F" w:rsidRDefault="00CE256F" w:rsidP="007A28B2">
            <w:pPr>
              <w:rPr>
                <w:lang w:val="da-DK"/>
              </w:rPr>
            </w:pPr>
            <w:r w:rsidRPr="00CE256F">
              <w:rPr>
                <w:lang w:val="da-DK"/>
              </w:rPr>
              <w:t xml:space="preserve">  &lt; -8.0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4AB17AD8" w14:textId="77777777" w:rsidR="00CE256F" w:rsidRPr="00CE256F" w:rsidRDefault="00CE256F" w:rsidP="007A28B2">
            <w:pPr>
              <w:rPr>
                <w:lang w:val="da-DK"/>
              </w:rPr>
            </w:pPr>
            <w:r w:rsidRPr="00CE256F">
              <w:rPr>
                <w:lang w:val="da-DK"/>
              </w:rPr>
              <w:t xml:space="preserve">  &lt; -20</w:t>
            </w:r>
          </w:p>
        </w:tc>
      </w:tr>
      <w:tr w:rsidR="00CE256F" w:rsidRPr="00CE256F" w14:paraId="2AA5381A" w14:textId="77777777" w:rsidTr="00CE256F">
        <w:trPr>
          <w:trHeight w:val="20"/>
        </w:trPr>
        <w:tc>
          <w:tcPr>
            <w:tcW w:w="2183" w:type="dxa"/>
            <w:tcBorders>
              <w:top w:val="single" w:sz="8" w:space="0" w:color="FFFFFF"/>
              <w:left w:val="single" w:sz="8" w:space="0" w:color="000000"/>
              <w:bottom w:val="single" w:sz="8" w:space="0" w:color="000000"/>
              <w:right w:val="single" w:sz="8" w:space="0" w:color="FFFFFF"/>
            </w:tcBorders>
            <w:shd w:val="clear" w:color="auto" w:fill="E0CCCC"/>
            <w:tcMar>
              <w:top w:w="15" w:type="dxa"/>
              <w:left w:w="15" w:type="dxa"/>
              <w:bottom w:w="0" w:type="dxa"/>
              <w:right w:w="15" w:type="dxa"/>
            </w:tcMar>
            <w:hideMark/>
          </w:tcPr>
          <w:p w14:paraId="66238922" w14:textId="10FCA4E3" w:rsidR="00CE256F" w:rsidRPr="00CE256F" w:rsidRDefault="00CE256F" w:rsidP="007A28B2">
            <w:pPr>
              <w:rPr>
                <w:lang w:val="da-DK"/>
              </w:rPr>
            </w:pPr>
            <w:r w:rsidRPr="00CE256F">
              <w:rPr>
                <w:lang w:val="da-DK"/>
              </w:rPr>
              <w:t xml:space="preserve">  Max </w:t>
            </w:r>
            <w:proofErr w:type="spellStart"/>
            <w:r w:rsidRPr="00CE256F">
              <w:rPr>
                <w:lang w:val="da-DK"/>
              </w:rPr>
              <w:t>maf</w:t>
            </w:r>
            <w:proofErr w:type="spellEnd"/>
            <w:r w:rsidRPr="00CE256F">
              <w:rPr>
                <w:lang w:val="da-DK"/>
              </w:rPr>
              <w:t xml:space="preserve"> </w:t>
            </w:r>
          </w:p>
        </w:tc>
        <w:tc>
          <w:tcPr>
            <w:tcW w:w="1097" w:type="dxa"/>
            <w:tcBorders>
              <w:top w:val="single" w:sz="8" w:space="0" w:color="FFFFFF"/>
              <w:left w:val="single" w:sz="8" w:space="0" w:color="FFFFFF"/>
              <w:bottom w:val="single" w:sz="8" w:space="0" w:color="000000"/>
              <w:right w:val="single" w:sz="8" w:space="0" w:color="FFFFFF"/>
            </w:tcBorders>
            <w:shd w:val="clear" w:color="auto" w:fill="E0CCCC"/>
            <w:tcMar>
              <w:top w:w="15" w:type="dxa"/>
              <w:left w:w="15" w:type="dxa"/>
              <w:bottom w:w="0" w:type="dxa"/>
              <w:right w:w="15" w:type="dxa"/>
            </w:tcMar>
            <w:hideMark/>
          </w:tcPr>
          <w:p w14:paraId="7C50C5CC" w14:textId="77777777" w:rsidR="00CE256F" w:rsidRPr="00CE256F" w:rsidRDefault="00CE256F" w:rsidP="007A28B2">
            <w:pPr>
              <w:rPr>
                <w:lang w:val="da-DK"/>
              </w:rPr>
            </w:pPr>
            <w:r w:rsidRPr="00CE256F">
              <w:rPr>
                <w:lang w:val="da-DK"/>
              </w:rPr>
              <w:t xml:space="preserve">  0.99992</w:t>
            </w:r>
          </w:p>
        </w:tc>
        <w:tc>
          <w:tcPr>
            <w:tcW w:w="1029" w:type="dxa"/>
            <w:tcBorders>
              <w:top w:val="single" w:sz="8" w:space="0" w:color="FFFFFF"/>
              <w:left w:val="single" w:sz="8" w:space="0" w:color="FFFFFF"/>
              <w:bottom w:val="single" w:sz="8" w:space="0" w:color="000000"/>
              <w:right w:val="single" w:sz="8" w:space="0" w:color="000000"/>
            </w:tcBorders>
            <w:shd w:val="clear" w:color="auto" w:fill="E0CCCC"/>
            <w:tcMar>
              <w:top w:w="15" w:type="dxa"/>
              <w:left w:w="15" w:type="dxa"/>
              <w:bottom w:w="0" w:type="dxa"/>
              <w:right w:w="15" w:type="dxa"/>
            </w:tcMar>
            <w:hideMark/>
          </w:tcPr>
          <w:p w14:paraId="41C12B41" w14:textId="77777777" w:rsidR="00CE256F" w:rsidRPr="00CE256F" w:rsidRDefault="00CE256F" w:rsidP="007A28B2">
            <w:pPr>
              <w:rPr>
                <w:lang w:val="da-DK"/>
              </w:rPr>
            </w:pPr>
          </w:p>
        </w:tc>
      </w:tr>
    </w:tbl>
    <w:p w14:paraId="28A20CCF" w14:textId="77777777" w:rsidR="00F70B06" w:rsidRDefault="00F70B06" w:rsidP="007A28B2">
      <w:pPr>
        <w:pStyle w:val="Heading3"/>
        <w:rPr>
          <w:ins w:id="955" w:author="Sophie Emilie Søborg Agger" w:date="2020-06-23T09:53:00Z"/>
        </w:rPr>
      </w:pPr>
    </w:p>
    <w:p w14:paraId="09515F67" w14:textId="0FD0627A" w:rsidR="00CE256F" w:rsidRDefault="00D068A7" w:rsidP="00B8183E">
      <w:pPr>
        <w:pStyle w:val="Heading2"/>
        <w:rPr>
          <w:ins w:id="956" w:author="Sophie Emilie Søborg Agger" w:date="2020-07-03T13:36:00Z"/>
        </w:rPr>
      </w:pPr>
      <w:bookmarkStart w:id="957" w:name="_Toc45471972"/>
      <w:r>
        <w:t>Statistical methods</w:t>
      </w:r>
      <w:bookmarkEnd w:id="957"/>
    </w:p>
    <w:p w14:paraId="6DF9380C" w14:textId="77777777" w:rsidR="005D7CF1" w:rsidRDefault="005D7CF1" w:rsidP="005D7CF1">
      <w:pPr>
        <w:pStyle w:val="Heading3"/>
        <w:rPr>
          <w:ins w:id="958" w:author="Sophie Emilie Søborg Agger" w:date="2020-07-03T13:36:00Z"/>
        </w:rPr>
      </w:pPr>
      <w:bookmarkStart w:id="959" w:name="_Toc45471973"/>
      <w:ins w:id="960" w:author="Sophie Emilie Søborg Agger" w:date="2020-07-03T13:36:00Z">
        <w:r>
          <w:t>Candidate genes</w:t>
        </w:r>
        <w:bookmarkEnd w:id="959"/>
      </w:ins>
    </w:p>
    <w:p w14:paraId="0CE82457" w14:textId="77777777" w:rsidR="005D7CF1" w:rsidRDefault="005D7CF1" w:rsidP="005D7CF1">
      <w:pPr>
        <w:rPr>
          <w:ins w:id="961" w:author="Sophie Emilie Søborg Agger" w:date="2020-07-03T13:36:00Z"/>
        </w:rPr>
      </w:pPr>
      <w:ins w:id="962" w:author="Sophie Emilie Søborg Agger" w:date="2020-07-03T13:36:00Z">
        <w:r>
          <w:t>In order to investigate genes of interest, several gene lists were generated (see (Sup) Table X)</w:t>
        </w:r>
      </w:ins>
    </w:p>
    <w:p w14:paraId="40C6DA5F" w14:textId="77777777" w:rsidR="005D7CF1" w:rsidRDefault="005D7CF1" w:rsidP="005D7CF1">
      <w:pPr>
        <w:rPr>
          <w:ins w:id="963" w:author="Sophie Emilie Søborg Agger" w:date="2020-07-03T13:36:00Z"/>
        </w:rPr>
      </w:pPr>
      <w:ins w:id="964" w:author="Sophie Emilie Søborg Agger" w:date="2020-07-03T13:36:00Z">
        <w:r>
          <w:t>3 based on TCGA data:</w:t>
        </w:r>
      </w:ins>
    </w:p>
    <w:p w14:paraId="27B45444" w14:textId="77777777" w:rsidR="005D7CF1" w:rsidRDefault="005D7CF1" w:rsidP="005D7CF1">
      <w:pPr>
        <w:rPr>
          <w:ins w:id="965" w:author="Sophie Emilie Søborg Agger" w:date="2020-07-03T13:36:00Z"/>
        </w:rPr>
      </w:pPr>
      <w:ins w:id="966" w:author="Sophie Emilie Søborg Agger" w:date="2020-07-03T13:36:00Z">
        <w:r>
          <w:tab/>
          <w:t>20 most commonly mutated genes in CMML</w:t>
        </w:r>
      </w:ins>
    </w:p>
    <w:p w14:paraId="4C1181CE" w14:textId="77777777" w:rsidR="005D7CF1" w:rsidRDefault="005D7CF1" w:rsidP="005D7CF1">
      <w:pPr>
        <w:rPr>
          <w:ins w:id="967" w:author="Sophie Emilie Søborg Agger" w:date="2020-07-03T13:36:00Z"/>
        </w:rPr>
      </w:pPr>
      <w:ins w:id="968" w:author="Sophie Emilie Søborg Agger" w:date="2020-07-03T13:36:00Z">
        <w:r>
          <w:tab/>
          <w:t>20 most common somatic mutations associated with cancer</w:t>
        </w:r>
      </w:ins>
    </w:p>
    <w:p w14:paraId="56AD9227" w14:textId="77777777" w:rsidR="005D7CF1" w:rsidRDefault="005D7CF1" w:rsidP="005D7CF1">
      <w:pPr>
        <w:rPr>
          <w:ins w:id="969" w:author="Sophie Emilie Søborg Agger" w:date="2020-07-03T13:36:00Z"/>
        </w:rPr>
      </w:pPr>
      <w:ins w:id="970" w:author="Sophie Emilie Søborg Agger" w:date="2020-07-03T13:36:00Z">
        <w:r>
          <w:tab/>
          <w:t>20 most common germline mutations associated with cancer</w:t>
        </w:r>
      </w:ins>
    </w:p>
    <w:p w14:paraId="5BCCC599" w14:textId="77777777" w:rsidR="005D7CF1" w:rsidRDefault="005D7CF1" w:rsidP="005D7CF1">
      <w:pPr>
        <w:rPr>
          <w:ins w:id="971" w:author="Sophie Emilie Søborg Agger" w:date="2020-07-03T13:36:00Z"/>
        </w:rPr>
      </w:pPr>
    </w:p>
    <w:p w14:paraId="59C559D8" w14:textId="77777777" w:rsidR="005D7CF1" w:rsidRDefault="005D7CF1" w:rsidP="005D7CF1">
      <w:pPr>
        <w:rPr>
          <w:ins w:id="972" w:author="Sophie Emilie Søborg Agger" w:date="2020-07-03T13:36:00Z"/>
        </w:rPr>
      </w:pPr>
      <w:commentRangeStart w:id="973"/>
      <w:ins w:id="974" w:author="Sophie Emilie Søborg Agger" w:date="2020-07-03T13:36:00Z">
        <w:r>
          <w:t>3 based on prior knowledge from the literature</w:t>
        </w:r>
      </w:ins>
    </w:p>
    <w:p w14:paraId="03149674" w14:textId="77777777" w:rsidR="005D7CF1" w:rsidRDefault="005D7CF1" w:rsidP="005D7CF1">
      <w:pPr>
        <w:rPr>
          <w:ins w:id="975" w:author="Sophie Emilie Søborg Agger" w:date="2020-07-03T13:36:00Z"/>
        </w:rPr>
      </w:pPr>
      <w:ins w:id="976" w:author="Sophie Emilie Søborg Agger" w:date="2020-07-03T13:36:00Z">
        <w:r>
          <w:tab/>
          <w:t>Genes associated with histiocytic disease</w:t>
        </w:r>
      </w:ins>
    </w:p>
    <w:p w14:paraId="47DC9198" w14:textId="77777777" w:rsidR="005D7CF1" w:rsidRDefault="005D7CF1" w:rsidP="005D7CF1">
      <w:pPr>
        <w:rPr>
          <w:ins w:id="977" w:author="Sophie Emilie Søborg Agger" w:date="2020-07-03T13:36:00Z"/>
        </w:rPr>
      </w:pPr>
      <w:ins w:id="978" w:author="Sophie Emilie Søborg Agger" w:date="2020-07-03T13:36:00Z">
        <w:r>
          <w:tab/>
          <w:t>Genes associated with patella luxation</w:t>
        </w:r>
      </w:ins>
    </w:p>
    <w:p w14:paraId="73CA4990" w14:textId="77777777" w:rsidR="005D7CF1" w:rsidRDefault="005D7CF1" w:rsidP="005D7CF1">
      <w:pPr>
        <w:rPr>
          <w:ins w:id="979" w:author="Sophie Emilie Søborg Agger" w:date="2020-07-03T13:36:00Z"/>
        </w:rPr>
      </w:pPr>
      <w:ins w:id="980" w:author="Sophie Emilie Søborg Agger" w:date="2020-07-03T13:36:00Z">
        <w:r>
          <w:tab/>
          <w:t>Genes associated with renal dysplasia</w:t>
        </w:r>
        <w:commentRangeEnd w:id="973"/>
        <w:r>
          <w:rPr>
            <w:rStyle w:val="CommentReference"/>
          </w:rPr>
          <w:commentReference w:id="973"/>
        </w:r>
      </w:ins>
    </w:p>
    <w:p w14:paraId="485E8AA2" w14:textId="77777777" w:rsidR="005D7CF1" w:rsidRPr="00B8183E" w:rsidRDefault="005D7CF1">
      <w:pPr>
        <w:pPrChange w:id="981" w:author="Sophie Emilie Søborg Agger" w:date="2020-07-03T13:36:00Z">
          <w:pPr>
            <w:pStyle w:val="Heading3"/>
          </w:pPr>
        </w:pPrChange>
      </w:pPr>
    </w:p>
    <w:p w14:paraId="6B0E4059" w14:textId="5D27FE6A" w:rsidR="00BE45CF" w:rsidDel="00371D58" w:rsidRDefault="00DC18D2" w:rsidP="007A28B2">
      <w:pPr>
        <w:pStyle w:val="Heading4"/>
        <w:rPr>
          <w:del w:id="982" w:author="Sophie Emilie Søborg Agger" w:date="2020-06-23T10:15:00Z"/>
        </w:rPr>
      </w:pPr>
      <w:del w:id="983" w:author="Sophie Emilie Søborg Agger" w:date="2020-06-23T10:15:00Z">
        <w:r w:rsidDel="00371D58">
          <w:delText>Candidate gene analysis</w:delText>
        </w:r>
      </w:del>
    </w:p>
    <w:p w14:paraId="69F13896" w14:textId="36CC38AB" w:rsidR="00DC18D2" w:rsidRPr="00DC18D2" w:rsidDel="00371D58" w:rsidRDefault="00DC18D2" w:rsidP="007A28B2">
      <w:pPr>
        <w:rPr>
          <w:del w:id="984" w:author="Sophie Emilie Søborg Agger" w:date="2020-06-23T10:15:00Z"/>
        </w:rPr>
      </w:pPr>
      <w:del w:id="985" w:author="Sophie Emilie Søborg Agger" w:date="2020-06-23T10:15:00Z">
        <w:r w:rsidDel="00371D58">
          <w:delText>For each of the provided gene list</w:delText>
        </w:r>
        <w:r w:rsidR="00D068A7" w:rsidDel="00371D58">
          <w:delText>, Fishers exact test were performed on each SNP</w:delText>
        </w:r>
        <w:r w:rsidDel="00371D58">
          <w:delText xml:space="preserve"> and the significant SNPs were annotated</w:delText>
        </w:r>
        <w:r w:rsidR="00CE1E24" w:rsidDel="00371D58">
          <w:delText xml:space="preserve"> with VEP 99</w:delText>
        </w:r>
        <w:r w:rsidR="00CE1E24" w:rsidDel="00371D58">
          <w:fldChar w:fldCharType="begin" w:fldLock="1"/>
        </w:r>
        <w:r w:rsidR="00CE1E24" w:rsidRPr="005D7CF1" w:rsidDel="00371D58">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delInstrText>
        </w:r>
        <w:r w:rsidR="00CE1E24" w:rsidDel="00371D58">
          <w:fldChar w:fldCharType="separate"/>
        </w:r>
        <w:r w:rsidR="00CE1E24" w:rsidRPr="00CE1E24" w:rsidDel="00371D58">
          <w:rPr>
            <w:noProof/>
            <w:vertAlign w:val="superscript"/>
          </w:rPr>
          <w:delText>4</w:delText>
        </w:r>
        <w:r w:rsidR="00CE1E24" w:rsidDel="00371D58">
          <w:fldChar w:fldCharType="end"/>
        </w:r>
      </w:del>
    </w:p>
    <w:p w14:paraId="4E98D363" w14:textId="0201A11A" w:rsidR="004440C4" w:rsidDel="00371D58" w:rsidRDefault="004440C4" w:rsidP="007A28B2">
      <w:pPr>
        <w:pStyle w:val="Heading4"/>
        <w:rPr>
          <w:del w:id="986" w:author="Sophie Emilie Søborg Agger" w:date="2020-06-23T10:15:00Z"/>
        </w:rPr>
      </w:pPr>
      <w:del w:id="987" w:author="Sophie Emilie Søborg Agger" w:date="2020-06-23T10:15:00Z">
        <w:r w:rsidDel="00371D58">
          <w:delText>HS FCR vs FCR</w:delText>
        </w:r>
      </w:del>
    </w:p>
    <w:p w14:paraId="612508F7" w14:textId="0A4B1A0C" w:rsidR="00D068A7" w:rsidRPr="00D068A7" w:rsidDel="00371D58" w:rsidRDefault="00D068A7" w:rsidP="007A28B2">
      <w:pPr>
        <w:rPr>
          <w:del w:id="988" w:author="Sophie Emilie Søborg Agger" w:date="2020-06-23T10:15:00Z"/>
        </w:rPr>
      </w:pPr>
    </w:p>
    <w:p w14:paraId="5A486762" w14:textId="7E32E82A" w:rsidR="004440C4" w:rsidRPr="004440C4" w:rsidDel="00371D58" w:rsidRDefault="004440C4" w:rsidP="007A28B2">
      <w:pPr>
        <w:rPr>
          <w:del w:id="989" w:author="Sophie Emilie Søborg Agger" w:date="2020-06-23T10:15:00Z"/>
        </w:rPr>
      </w:pPr>
    </w:p>
    <w:p w14:paraId="511427AC" w14:textId="2144D408" w:rsidR="00BE45CF" w:rsidDel="005D7CF1" w:rsidRDefault="00BE45CF">
      <w:pPr>
        <w:pStyle w:val="Heading3"/>
        <w:rPr>
          <w:del w:id="990" w:author="Sophie Emilie Søborg Agger" w:date="2020-07-03T13:36:00Z"/>
        </w:rPr>
        <w:pPrChange w:id="991" w:author="Sophie Emilie Søborg Agger" w:date="2020-06-23T14:11:00Z">
          <w:pPr>
            <w:pStyle w:val="Heading4"/>
          </w:pPr>
        </w:pPrChange>
      </w:pPr>
      <w:del w:id="992" w:author="Sophie Emilie Søborg Agger" w:date="2020-07-03T13:36:00Z">
        <w:r w:rsidDel="005D7CF1">
          <w:delText>Pathway analysis</w:delText>
        </w:r>
      </w:del>
    </w:p>
    <w:p w14:paraId="66553E1D" w14:textId="343A0C27" w:rsidR="00BE45CF" w:rsidRDefault="00BE45CF">
      <w:pPr>
        <w:pStyle w:val="Heading3"/>
        <w:pPrChange w:id="993" w:author="Sophie Emilie Søborg Agger" w:date="2020-06-23T14:11:00Z">
          <w:pPr>
            <w:pStyle w:val="Heading4"/>
          </w:pPr>
        </w:pPrChange>
      </w:pPr>
      <w:bookmarkStart w:id="994" w:name="_Toc45471974"/>
      <w:r>
        <w:t>F statistics</w:t>
      </w:r>
      <w:bookmarkEnd w:id="994"/>
    </w:p>
    <w:p w14:paraId="1CD598B4" w14:textId="71A05388" w:rsidR="00A55085" w:rsidRDefault="007D442F" w:rsidP="007A28B2">
      <w:r>
        <w:t>To evaluate if any SNPs were fixated in this population. F-statistics were calculated with 3 different populations</w:t>
      </w:r>
      <w:ins w:id="995" w:author="Sophie Emilie Søborg Agger" w:date="2020-06-23T10:15:00Z">
        <w:r w:rsidR="00371D58">
          <w:t xml:space="preserve"> and annotated with VEP 99</w:t>
        </w:r>
        <w:r w:rsidR="00371D58">
          <w:fldChar w:fldCharType="begin" w:fldLock="1"/>
        </w:r>
      </w:ins>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eviouslyFormattedCitation":"&lt;sup&gt;6&lt;/sup&gt;"},"properties":{"noteIndex":0},"schema":"https://github.com/citation-style-language/schema/raw/master/csl-citation.json"}</w:instrText>
      </w:r>
      <w:ins w:id="996" w:author="Sophie Emilie Søborg Agger" w:date="2020-06-23T10:15:00Z">
        <w:r w:rsidR="00371D58">
          <w:fldChar w:fldCharType="separate"/>
        </w:r>
      </w:ins>
      <w:r w:rsidR="00013058" w:rsidRPr="00013058">
        <w:rPr>
          <w:noProof/>
          <w:vertAlign w:val="superscript"/>
        </w:rPr>
        <w:t>4</w:t>
      </w:r>
      <w:ins w:id="997" w:author="Sophie Emilie Søborg Agger" w:date="2020-06-23T10:15:00Z">
        <w:r w:rsidR="00371D58">
          <w:fldChar w:fldCharType="end"/>
        </w:r>
        <w:r w:rsidR="00371D58">
          <w:t>.</w:t>
        </w:r>
      </w:ins>
      <w:del w:id="998" w:author="Sophie Emilie Søborg Agger" w:date="2020-06-23T10:15:00Z">
        <w:r w:rsidDel="00371D58">
          <w:delText xml:space="preserve">. </w:delText>
        </w:r>
      </w:del>
    </w:p>
    <w:p w14:paraId="3A828C95" w14:textId="39F8FD27" w:rsidR="00A55085" w:rsidRDefault="00A55085" w:rsidP="007A28B2">
      <w:r>
        <w:t xml:space="preserve">1) </w:t>
      </w:r>
      <w:commentRangeStart w:id="999"/>
      <w:r>
        <w:t xml:space="preserve">160 dogs provided by Erik </w:t>
      </w:r>
      <w:proofErr w:type="spellStart"/>
      <w:r>
        <w:t>Axelsson</w:t>
      </w:r>
      <w:proofErr w:type="spellEnd"/>
      <w:r>
        <w:t xml:space="preserve"> </w:t>
      </w:r>
      <w:commentRangeEnd w:id="999"/>
      <w:r>
        <w:rPr>
          <w:rStyle w:val="CommentReference"/>
        </w:rPr>
        <w:commentReference w:id="999"/>
      </w:r>
    </w:p>
    <w:p w14:paraId="6B4DE163" w14:textId="63035B81" w:rsidR="00A55085" w:rsidRDefault="00A55085" w:rsidP="007A28B2">
      <w:r>
        <w:t>2) 20 golden retrievers, a subset of 1)</w:t>
      </w:r>
    </w:p>
    <w:p w14:paraId="31F0F090" w14:textId="493D9B68" w:rsidR="007D442F" w:rsidRDefault="00A55085" w:rsidP="007A28B2">
      <w:r>
        <w:lastRenderedPageBreak/>
        <w:t xml:space="preserve">3) </w:t>
      </w:r>
      <w:r w:rsidR="007D442F">
        <w:t xml:space="preserve">The </w:t>
      </w:r>
      <w:proofErr w:type="spellStart"/>
      <w:r w:rsidR="00D95EDD">
        <w:t>iDog</w:t>
      </w:r>
      <w:proofErr w:type="spellEnd"/>
      <w:r w:rsidR="00D95EDD">
        <w:t xml:space="preserve"> </w:t>
      </w:r>
      <w:proofErr w:type="spellStart"/>
      <w:r w:rsidR="00D95EDD">
        <w:t>gvcf</w:t>
      </w:r>
      <w:proofErr w:type="spellEnd"/>
      <w:r w:rsidR="00D95EDD">
        <w:t xml:space="preserve"> containing 127 individuals</w:t>
      </w:r>
      <w:r>
        <w:fldChar w:fldCharType="begin" w:fldLock="1"/>
      </w:r>
      <w:r w:rsidR="00013058">
        <w:instrText>ADDIN CSL_CITATION {"citationItems":[{"id":"ITEM-1","itemData":{"URL":"https://www-ncbi-nlm-nih-gov.ep.fjernadgang.kb.dk/pmc/articles/PMC6323916/","accessed":{"date-parts":[["2020","3","10"]]},"id":"ITEM-1","issued":{"date-parts":[["0"]]},"title":"iDog: an integrated resource for domestic dogs and wild canids","type":"webpage"},"uris":["http://www.mendeley.com/documents/?uuid=8c6a3051-e3af-3a8d-b792-a2679cdf0e40"]}],"mendeley":{"formattedCitation":"&lt;sup&gt;7&lt;/sup&gt;","plainTextFormattedCitation":"7","previouslyFormattedCitation":"&lt;sup&gt;7&lt;/sup&gt;"},"properties":{"noteIndex":0},"schema":"https://github.com/citation-style-language/schema/raw/master/csl-citation.json"}</w:instrText>
      </w:r>
      <w:r>
        <w:fldChar w:fldCharType="separate"/>
      </w:r>
      <w:r w:rsidR="00436815" w:rsidRPr="00436815">
        <w:rPr>
          <w:noProof/>
          <w:vertAlign w:val="superscript"/>
        </w:rPr>
        <w:t>7</w:t>
      </w:r>
      <w:r>
        <w:fldChar w:fldCharType="end"/>
      </w:r>
      <w:r>
        <w:t xml:space="preserve">. </w:t>
      </w:r>
    </w:p>
    <w:p w14:paraId="379DEA01" w14:textId="4481B49C" w:rsidR="00A55085" w:rsidRDefault="00A55085" w:rsidP="007A28B2"/>
    <w:p w14:paraId="3EFA8F00" w14:textId="1B28C5DF" w:rsidR="00A55085" w:rsidRPr="00A55085" w:rsidRDefault="00A55085" w:rsidP="007A28B2">
      <w:r>
        <w:t>The F</w:t>
      </w:r>
      <w:r>
        <w:rPr>
          <w:vertAlign w:val="subscript"/>
        </w:rPr>
        <w:t>ST</w:t>
      </w:r>
      <w:r>
        <w:t xml:space="preserve"> was calculated using Plink 1.9</w:t>
      </w:r>
      <w:r>
        <w:fldChar w:fldCharType="begin" w:fldLock="1"/>
      </w:r>
      <w:r w:rsidR="00013058">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fldChar w:fldCharType="separate"/>
      </w:r>
      <w:r w:rsidR="00436815" w:rsidRPr="00436815">
        <w:rPr>
          <w:noProof/>
          <w:vertAlign w:val="superscript"/>
        </w:rPr>
        <w:t>1</w:t>
      </w:r>
      <w:r>
        <w:fldChar w:fldCharType="end"/>
      </w:r>
      <w:r>
        <w:t xml:space="preserve"> --</w:t>
      </w:r>
      <w:proofErr w:type="spellStart"/>
      <w:r>
        <w:t>fst</w:t>
      </w:r>
      <w:proofErr w:type="spellEnd"/>
      <w:r>
        <w:t xml:space="preserve"> with the “case-control” setting</w:t>
      </w:r>
      <w:r w:rsidR="00DC18D2">
        <w:t>.</w:t>
      </w:r>
      <w:ins w:id="1000" w:author="Sophie Emilie Søborg Agger" w:date="2020-06-23T10:06:00Z">
        <w:r w:rsidR="00050C09">
          <w:t xml:space="preserve"> </w:t>
        </w:r>
      </w:ins>
      <w:ins w:id="1001" w:author="Sophie Emilie Søborg Agger" w:date="2020-06-23T10:07:00Z">
        <w:r w:rsidR="00050C09">
          <w:t>The threshold for significance was set to 5 standard deviations from the mean</w:t>
        </w:r>
      </w:ins>
      <w:ins w:id="1002" w:author="Sophie Emilie Søborg Agger" w:date="2020-06-23T10:08:00Z">
        <w:r w:rsidR="00050C09">
          <w:t xml:space="preserve"> (Z</w:t>
        </w:r>
        <w:r w:rsidR="00371D58">
          <w:t xml:space="preserve">-transformation). </w:t>
        </w:r>
      </w:ins>
    </w:p>
    <w:p w14:paraId="3366F83F" w14:textId="6887092D" w:rsidR="00A55085" w:rsidRDefault="00A55085" w:rsidP="007A28B2">
      <w:pPr>
        <w:rPr>
          <w:ins w:id="1003" w:author="Sophie Emilie Søborg Agger" w:date="2020-07-03T13:36:00Z"/>
        </w:rPr>
      </w:pPr>
    </w:p>
    <w:p w14:paraId="1040DB5E" w14:textId="77777777" w:rsidR="005D7CF1" w:rsidRDefault="005D7CF1" w:rsidP="005D7CF1">
      <w:pPr>
        <w:pStyle w:val="Heading3"/>
        <w:rPr>
          <w:ins w:id="1004" w:author="Sophie Emilie Søborg Agger" w:date="2020-07-03T13:36:00Z"/>
        </w:rPr>
      </w:pPr>
      <w:bookmarkStart w:id="1005" w:name="_Toc45471975"/>
      <w:ins w:id="1006" w:author="Sophie Emilie Søborg Agger" w:date="2020-07-03T13:36:00Z">
        <w:r>
          <w:t>Pathway analysis</w:t>
        </w:r>
        <w:bookmarkEnd w:id="1005"/>
      </w:ins>
    </w:p>
    <w:p w14:paraId="76AA0B4B" w14:textId="77777777" w:rsidR="005D7CF1" w:rsidRPr="007D442F" w:rsidRDefault="005D7CF1" w:rsidP="007A28B2"/>
    <w:p w14:paraId="66935040" w14:textId="5450C0F2" w:rsidR="00BE45CF" w:rsidRDefault="00BE45CF">
      <w:pPr>
        <w:pStyle w:val="Heading3"/>
        <w:pPrChange w:id="1007" w:author="Sophie Emilie Søborg Agger" w:date="2020-06-23T14:11:00Z">
          <w:pPr>
            <w:pStyle w:val="Heading4"/>
          </w:pPr>
        </w:pPrChange>
      </w:pPr>
      <w:bookmarkStart w:id="1008" w:name="_Toc45471976"/>
      <w:r>
        <w:t>Copy number variation</w:t>
      </w:r>
      <w:bookmarkEnd w:id="1008"/>
    </w:p>
    <w:p w14:paraId="3906F339" w14:textId="216F1E0E" w:rsidR="00FA594E" w:rsidRPr="00FA594E" w:rsidRDefault="00FA594E" w:rsidP="007A28B2">
      <w:r>
        <w:t xml:space="preserve">Copy number variation was evaluated using </w:t>
      </w:r>
      <w:proofErr w:type="spellStart"/>
      <w:r>
        <w:t>cnvkit</w:t>
      </w:r>
      <w:proofErr w:type="spellEnd"/>
      <w:r>
        <w:t xml:space="preserve"> </w:t>
      </w:r>
    </w:p>
    <w:p w14:paraId="53D5AE4B" w14:textId="2A2F54EB" w:rsidR="00BE45CF" w:rsidRDefault="00BE45CF" w:rsidP="007A28B2">
      <w:pPr>
        <w:rPr>
          <w:ins w:id="1009" w:author="Sophie Emilie Søborg Agger" w:date="2020-06-23T10:03:00Z"/>
        </w:rPr>
      </w:pPr>
    </w:p>
    <w:p w14:paraId="19EB3677" w14:textId="77777777" w:rsidR="00050C09" w:rsidRPr="00050C09" w:rsidRDefault="00050C09" w:rsidP="00050C09"/>
    <w:sectPr w:rsidR="00050C09" w:rsidRPr="00050C09"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4" w:author="Sophie Emilie Søborg Agger" w:date="2020-07-13T10:38:00Z" w:initials="SESA">
    <w:p w14:paraId="484D92AB" w14:textId="2EF19D0F" w:rsidR="00ED274F" w:rsidRPr="00ED274F" w:rsidRDefault="00ED274F">
      <w:pPr>
        <w:pStyle w:val="CommentText"/>
        <w:rPr>
          <w:lang w:val="da-DK"/>
        </w:rPr>
      </w:pPr>
      <w:r>
        <w:rPr>
          <w:rStyle w:val="CommentReference"/>
        </w:rPr>
        <w:annotationRef/>
      </w:r>
      <w:r w:rsidRPr="00ED274F">
        <w:rPr>
          <w:lang w:val="da-DK"/>
        </w:rPr>
        <w:t xml:space="preserve">Check for overlap med </w:t>
      </w:r>
      <w:proofErr w:type="spellStart"/>
      <w:r w:rsidRPr="00ED274F">
        <w:rPr>
          <w:lang w:val="da-DK"/>
        </w:rPr>
        <w:t>both</w:t>
      </w:r>
      <w:proofErr w:type="spellEnd"/>
      <w:r w:rsidRPr="00ED274F">
        <w:rPr>
          <w:lang w:val="da-DK"/>
        </w:rPr>
        <w:t>.</w:t>
      </w:r>
    </w:p>
  </w:comment>
  <w:comment w:id="920" w:author="Sophie Emilie Søborg Agger" w:date="2020-06-25T15:56:00Z" w:initials="SESA">
    <w:p w14:paraId="65D3690C" w14:textId="036A1A09" w:rsidR="00E401D3" w:rsidRPr="009F2F8E" w:rsidRDefault="00E401D3">
      <w:pPr>
        <w:pStyle w:val="CommentText"/>
        <w:rPr>
          <w:lang w:val="da-DK"/>
        </w:rPr>
      </w:pPr>
      <w:r>
        <w:rPr>
          <w:rStyle w:val="CommentReference"/>
        </w:rPr>
        <w:annotationRef/>
      </w:r>
      <w:r w:rsidRPr="009F2F8E">
        <w:rPr>
          <w:lang w:val="da-DK"/>
        </w:rPr>
        <w:t>Hvad skal op til resultater</w:t>
      </w:r>
      <w:r>
        <w:rPr>
          <w:lang w:val="da-DK"/>
        </w:rPr>
        <w:t>?</w:t>
      </w:r>
    </w:p>
  </w:comment>
  <w:comment w:id="973" w:author="Sophie Emilie Søborg Agger" w:date="2020-06-23T10:02:00Z" w:initials="SESA">
    <w:p w14:paraId="327505E2" w14:textId="77777777" w:rsidR="00E401D3" w:rsidRPr="00050C09" w:rsidRDefault="00E401D3"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999" w:author="Sophie Emilie Søborg Agger" w:date="2020-03-10T14:20:00Z" w:initials="SESA">
    <w:p w14:paraId="4E8BEFEE" w14:textId="79B67EEE" w:rsidR="00E401D3" w:rsidRPr="00050C09" w:rsidRDefault="00E401D3" w:rsidP="007A28B2">
      <w:pPr>
        <w:pStyle w:val="CommentText"/>
        <w:rPr>
          <w:lang w:val="da-DK"/>
        </w:rPr>
      </w:pPr>
      <w:r>
        <w:rPr>
          <w:rStyle w:val="CommentReference"/>
        </w:rPr>
        <w:annotationRef/>
      </w:r>
      <w:r w:rsidRPr="00050C09">
        <w:rPr>
          <w:lang w:val="da-DK"/>
        </w:rPr>
        <w:t xml:space="preserve">I </w:t>
      </w:r>
      <w:proofErr w:type="spellStart"/>
      <w:r w:rsidRPr="00050C09">
        <w:rPr>
          <w:lang w:val="da-DK"/>
        </w:rPr>
        <w:t>need</w:t>
      </w:r>
      <w:proofErr w:type="spellEnd"/>
      <w:r w:rsidRPr="00050C09">
        <w:rPr>
          <w:lang w:val="da-DK"/>
        </w:rPr>
        <w:t xml:space="preserve"> more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4D92AB" w15:done="0"/>
  <w15:commentEx w15:paraId="65D3690C" w15:done="0"/>
  <w15:commentEx w15:paraId="327505E2" w15:done="0"/>
  <w15:commentEx w15:paraId="4E8B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4D92AB" w16cid:durableId="22B6B81C"/>
  <w16cid:commentId w16cid:paraId="65D3690C" w16cid:durableId="229F4791"/>
  <w16cid:commentId w16cid:paraId="327505E2" w16cid:durableId="229C51B7"/>
  <w16cid:commentId w16cid:paraId="4E8BEFEE" w16cid:durableId="221220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33D9D"/>
    <w:rsid w:val="00050C09"/>
    <w:rsid w:val="00050DD7"/>
    <w:rsid w:val="000D0423"/>
    <w:rsid w:val="000D35B9"/>
    <w:rsid w:val="000D5A5E"/>
    <w:rsid w:val="000D70A1"/>
    <w:rsid w:val="000E322C"/>
    <w:rsid w:val="000F18AF"/>
    <w:rsid w:val="000F71A4"/>
    <w:rsid w:val="000F77C7"/>
    <w:rsid w:val="00106003"/>
    <w:rsid w:val="00122BDE"/>
    <w:rsid w:val="00135166"/>
    <w:rsid w:val="00156A21"/>
    <w:rsid w:val="0016503E"/>
    <w:rsid w:val="00194AF9"/>
    <w:rsid w:val="00194F67"/>
    <w:rsid w:val="00195DB9"/>
    <w:rsid w:val="001D3924"/>
    <w:rsid w:val="001D5EB9"/>
    <w:rsid w:val="00207247"/>
    <w:rsid w:val="002236CD"/>
    <w:rsid w:val="00227C6A"/>
    <w:rsid w:val="00233596"/>
    <w:rsid w:val="0023388A"/>
    <w:rsid w:val="00236E47"/>
    <w:rsid w:val="0024396F"/>
    <w:rsid w:val="002658E1"/>
    <w:rsid w:val="002730C0"/>
    <w:rsid w:val="00276D22"/>
    <w:rsid w:val="00284A6D"/>
    <w:rsid w:val="002A196A"/>
    <w:rsid w:val="002B1197"/>
    <w:rsid w:val="002B1A28"/>
    <w:rsid w:val="002B4AE0"/>
    <w:rsid w:val="002B6E68"/>
    <w:rsid w:val="002C2EC5"/>
    <w:rsid w:val="002D2959"/>
    <w:rsid w:val="002E78F0"/>
    <w:rsid w:val="002F358F"/>
    <w:rsid w:val="00333251"/>
    <w:rsid w:val="003414A0"/>
    <w:rsid w:val="00343AD3"/>
    <w:rsid w:val="0035076A"/>
    <w:rsid w:val="0035328E"/>
    <w:rsid w:val="00353E79"/>
    <w:rsid w:val="00371D58"/>
    <w:rsid w:val="0038450B"/>
    <w:rsid w:val="00386D85"/>
    <w:rsid w:val="0038759A"/>
    <w:rsid w:val="003B0ED1"/>
    <w:rsid w:val="003D3395"/>
    <w:rsid w:val="003F6734"/>
    <w:rsid w:val="00405C97"/>
    <w:rsid w:val="00412439"/>
    <w:rsid w:val="004272EA"/>
    <w:rsid w:val="0043630D"/>
    <w:rsid w:val="00436815"/>
    <w:rsid w:val="004440C4"/>
    <w:rsid w:val="00447DB3"/>
    <w:rsid w:val="00450356"/>
    <w:rsid w:val="0045570E"/>
    <w:rsid w:val="00455F2E"/>
    <w:rsid w:val="00460845"/>
    <w:rsid w:val="004711A8"/>
    <w:rsid w:val="004879E5"/>
    <w:rsid w:val="004A37F1"/>
    <w:rsid w:val="004A43E2"/>
    <w:rsid w:val="004C6D49"/>
    <w:rsid w:val="004E6753"/>
    <w:rsid w:val="004F34F6"/>
    <w:rsid w:val="00501BD3"/>
    <w:rsid w:val="00503105"/>
    <w:rsid w:val="00523DC6"/>
    <w:rsid w:val="00527616"/>
    <w:rsid w:val="00541762"/>
    <w:rsid w:val="0055787E"/>
    <w:rsid w:val="00572185"/>
    <w:rsid w:val="00572DEC"/>
    <w:rsid w:val="005843AA"/>
    <w:rsid w:val="00586290"/>
    <w:rsid w:val="005953B1"/>
    <w:rsid w:val="00596143"/>
    <w:rsid w:val="005A3B2F"/>
    <w:rsid w:val="005A5113"/>
    <w:rsid w:val="005B04E2"/>
    <w:rsid w:val="005D7CF1"/>
    <w:rsid w:val="006007AB"/>
    <w:rsid w:val="006209AC"/>
    <w:rsid w:val="006219B4"/>
    <w:rsid w:val="00623EF9"/>
    <w:rsid w:val="006310B0"/>
    <w:rsid w:val="00635886"/>
    <w:rsid w:val="0066316C"/>
    <w:rsid w:val="00666EF1"/>
    <w:rsid w:val="006725C3"/>
    <w:rsid w:val="006804F1"/>
    <w:rsid w:val="006847B4"/>
    <w:rsid w:val="00687618"/>
    <w:rsid w:val="00694BEA"/>
    <w:rsid w:val="006B1834"/>
    <w:rsid w:val="006B7462"/>
    <w:rsid w:val="006C74E3"/>
    <w:rsid w:val="00713F05"/>
    <w:rsid w:val="007205A0"/>
    <w:rsid w:val="00721739"/>
    <w:rsid w:val="007348B8"/>
    <w:rsid w:val="00763911"/>
    <w:rsid w:val="007A28B2"/>
    <w:rsid w:val="007A3776"/>
    <w:rsid w:val="007C5FF0"/>
    <w:rsid w:val="007D442F"/>
    <w:rsid w:val="00803D2D"/>
    <w:rsid w:val="0084135F"/>
    <w:rsid w:val="0084552E"/>
    <w:rsid w:val="008704D9"/>
    <w:rsid w:val="00871375"/>
    <w:rsid w:val="00891F5D"/>
    <w:rsid w:val="008933BE"/>
    <w:rsid w:val="008A35D4"/>
    <w:rsid w:val="008B33E1"/>
    <w:rsid w:val="008D65C5"/>
    <w:rsid w:val="008E31AA"/>
    <w:rsid w:val="008E39FD"/>
    <w:rsid w:val="008F2735"/>
    <w:rsid w:val="008F76A9"/>
    <w:rsid w:val="009028B0"/>
    <w:rsid w:val="009209BD"/>
    <w:rsid w:val="00954197"/>
    <w:rsid w:val="009623F1"/>
    <w:rsid w:val="00962FCF"/>
    <w:rsid w:val="00964C49"/>
    <w:rsid w:val="00974B31"/>
    <w:rsid w:val="00985273"/>
    <w:rsid w:val="009B6B21"/>
    <w:rsid w:val="009B7066"/>
    <w:rsid w:val="009C2F56"/>
    <w:rsid w:val="009F1B62"/>
    <w:rsid w:val="009F2F8E"/>
    <w:rsid w:val="009F7A11"/>
    <w:rsid w:val="00A05A2E"/>
    <w:rsid w:val="00A25A85"/>
    <w:rsid w:val="00A43830"/>
    <w:rsid w:val="00A47492"/>
    <w:rsid w:val="00A55085"/>
    <w:rsid w:val="00A6776B"/>
    <w:rsid w:val="00A92EDB"/>
    <w:rsid w:val="00AA58B4"/>
    <w:rsid w:val="00AC7282"/>
    <w:rsid w:val="00B02AD4"/>
    <w:rsid w:val="00B06EF3"/>
    <w:rsid w:val="00B11050"/>
    <w:rsid w:val="00B14E2D"/>
    <w:rsid w:val="00B42416"/>
    <w:rsid w:val="00B440EB"/>
    <w:rsid w:val="00B60A3D"/>
    <w:rsid w:val="00B62C2D"/>
    <w:rsid w:val="00B63F69"/>
    <w:rsid w:val="00B8183E"/>
    <w:rsid w:val="00B95F17"/>
    <w:rsid w:val="00BA0F69"/>
    <w:rsid w:val="00BA6C17"/>
    <w:rsid w:val="00BB0894"/>
    <w:rsid w:val="00BC010B"/>
    <w:rsid w:val="00BC22B0"/>
    <w:rsid w:val="00BD0FE4"/>
    <w:rsid w:val="00BD42C8"/>
    <w:rsid w:val="00BE45CF"/>
    <w:rsid w:val="00BE7C84"/>
    <w:rsid w:val="00BF3C97"/>
    <w:rsid w:val="00C13A19"/>
    <w:rsid w:val="00C15F00"/>
    <w:rsid w:val="00C23C82"/>
    <w:rsid w:val="00C2762E"/>
    <w:rsid w:val="00C35539"/>
    <w:rsid w:val="00C43277"/>
    <w:rsid w:val="00C44F16"/>
    <w:rsid w:val="00C45F82"/>
    <w:rsid w:val="00C50BDB"/>
    <w:rsid w:val="00C61DFF"/>
    <w:rsid w:val="00CB1713"/>
    <w:rsid w:val="00CB2986"/>
    <w:rsid w:val="00CB7F44"/>
    <w:rsid w:val="00CC2BA7"/>
    <w:rsid w:val="00CD6290"/>
    <w:rsid w:val="00CE1E24"/>
    <w:rsid w:val="00CE256F"/>
    <w:rsid w:val="00CE5AA4"/>
    <w:rsid w:val="00D068A7"/>
    <w:rsid w:val="00D36DEF"/>
    <w:rsid w:val="00D50BBC"/>
    <w:rsid w:val="00D53E8E"/>
    <w:rsid w:val="00D86C41"/>
    <w:rsid w:val="00D95EDD"/>
    <w:rsid w:val="00DA3889"/>
    <w:rsid w:val="00DB16A7"/>
    <w:rsid w:val="00DC18D2"/>
    <w:rsid w:val="00DD536D"/>
    <w:rsid w:val="00DD66EE"/>
    <w:rsid w:val="00DE5EC0"/>
    <w:rsid w:val="00DF4B3E"/>
    <w:rsid w:val="00E02EF0"/>
    <w:rsid w:val="00E04917"/>
    <w:rsid w:val="00E266DD"/>
    <w:rsid w:val="00E27FCF"/>
    <w:rsid w:val="00E401D3"/>
    <w:rsid w:val="00E42D58"/>
    <w:rsid w:val="00E45EEB"/>
    <w:rsid w:val="00E84D16"/>
    <w:rsid w:val="00E9251D"/>
    <w:rsid w:val="00E93FC2"/>
    <w:rsid w:val="00E96C12"/>
    <w:rsid w:val="00EA2FE1"/>
    <w:rsid w:val="00EA31E5"/>
    <w:rsid w:val="00EA343D"/>
    <w:rsid w:val="00EB038B"/>
    <w:rsid w:val="00ED274F"/>
    <w:rsid w:val="00EE13A3"/>
    <w:rsid w:val="00EE6A0F"/>
    <w:rsid w:val="00EF429A"/>
    <w:rsid w:val="00F00CEF"/>
    <w:rsid w:val="00F07D51"/>
    <w:rsid w:val="00F33468"/>
    <w:rsid w:val="00F70B06"/>
    <w:rsid w:val="00F72863"/>
    <w:rsid w:val="00F9345E"/>
    <w:rsid w:val="00FA1564"/>
    <w:rsid w:val="00FA594E"/>
    <w:rsid w:val="00FC2A9B"/>
    <w:rsid w:val="00FD06EC"/>
    <w:rsid w:val="00FD4DB8"/>
    <w:rsid w:val="00FD51DA"/>
    <w:rsid w:val="00FD522C"/>
    <w:rsid w:val="00FD6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microsoft.com/office/2011/relationships/people" Target="people.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E7C54-AB47-5646-B9EA-47F9F5A17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6</Pages>
  <Words>4871</Words>
  <Characters>27770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21</cp:revision>
  <dcterms:created xsi:type="dcterms:W3CDTF">2020-03-10T12:16:00Z</dcterms:created>
  <dcterms:modified xsi:type="dcterms:W3CDTF">2020-07-14T13:04:00Z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