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b w:val="0"/>
          <w:bCs w:val="0"/>
          <w:color w:val="auto"/>
          <w:sz w:val="24"/>
          <w:szCs w:val="24"/>
        </w:rPr>
        <w:id w:val="-2096924406"/>
        <w:docPartObj>
          <w:docPartGallery w:val="Table of Contents"/>
          <w:docPartUnique/>
        </w:docPartObj>
      </w:sdtPr>
      <w:sdtEndPr>
        <w:rPr>
          <w:noProof/>
        </w:rPr>
      </w:sdtEndPr>
      <w:sdtContent>
        <w:p w14:paraId="5CA9544C" w14:textId="038C7CF0" w:rsidR="005D7CF1" w:rsidRDefault="005D7CF1">
          <w:pPr>
            <w:pStyle w:val="TOCHeading"/>
          </w:pPr>
          <w:r>
            <w:t>Table of Contents</w:t>
          </w:r>
        </w:p>
        <w:p w14:paraId="6D0F2A98" w14:textId="3797C0EB" w:rsidR="006507D0" w:rsidRDefault="005D7CF1">
          <w:pPr>
            <w:pStyle w:val="TOC1"/>
            <w:rPr>
              <w:rFonts w:eastAsiaTheme="minorEastAsia" w:cstheme="minorBidi"/>
              <w:b w:val="0"/>
              <w:bCs w:val="0"/>
              <w:i w:val="0"/>
              <w:iCs w:val="0"/>
              <w:noProof/>
              <w:lang w:val="da-DK"/>
            </w:rPr>
          </w:pPr>
          <w:r>
            <w:rPr>
              <w:sz w:val="22"/>
              <w:szCs w:val="22"/>
            </w:rPr>
            <w:fldChar w:fldCharType="begin"/>
          </w:r>
          <w:r>
            <w:instrText xml:space="preserve"> TOC \o "1-3" \h \z \u </w:instrText>
          </w:r>
          <w:r>
            <w:rPr>
              <w:sz w:val="22"/>
              <w:szCs w:val="22"/>
            </w:rPr>
            <w:fldChar w:fldCharType="separate"/>
          </w:r>
          <w:hyperlink w:anchor="_Toc51594488" w:history="1">
            <w:r w:rsidR="006507D0" w:rsidRPr="00A42BFD">
              <w:rPr>
                <w:rStyle w:val="Hyperlink"/>
                <w:noProof/>
              </w:rPr>
              <w:t>Abstract</w:t>
            </w:r>
            <w:r w:rsidR="006507D0">
              <w:rPr>
                <w:noProof/>
                <w:webHidden/>
              </w:rPr>
              <w:tab/>
            </w:r>
            <w:r w:rsidR="006507D0">
              <w:rPr>
                <w:noProof/>
                <w:webHidden/>
              </w:rPr>
              <w:fldChar w:fldCharType="begin"/>
            </w:r>
            <w:r w:rsidR="006507D0">
              <w:rPr>
                <w:noProof/>
                <w:webHidden/>
              </w:rPr>
              <w:instrText xml:space="preserve"> PAGEREF _Toc51594488 \h </w:instrText>
            </w:r>
            <w:r w:rsidR="006507D0">
              <w:rPr>
                <w:noProof/>
                <w:webHidden/>
              </w:rPr>
            </w:r>
            <w:r w:rsidR="006507D0">
              <w:rPr>
                <w:noProof/>
                <w:webHidden/>
              </w:rPr>
              <w:fldChar w:fldCharType="separate"/>
            </w:r>
            <w:r w:rsidR="006507D0">
              <w:rPr>
                <w:noProof/>
                <w:webHidden/>
              </w:rPr>
              <w:t>2</w:t>
            </w:r>
            <w:r w:rsidR="006507D0">
              <w:rPr>
                <w:noProof/>
                <w:webHidden/>
              </w:rPr>
              <w:fldChar w:fldCharType="end"/>
            </w:r>
          </w:hyperlink>
        </w:p>
        <w:p w14:paraId="79E1F530" w14:textId="4C061E15" w:rsidR="006507D0" w:rsidRDefault="006507D0">
          <w:pPr>
            <w:pStyle w:val="TOC1"/>
            <w:rPr>
              <w:rFonts w:eastAsiaTheme="minorEastAsia" w:cstheme="minorBidi"/>
              <w:b w:val="0"/>
              <w:bCs w:val="0"/>
              <w:i w:val="0"/>
              <w:iCs w:val="0"/>
              <w:noProof/>
              <w:lang w:val="da-DK"/>
            </w:rPr>
          </w:pPr>
          <w:hyperlink w:anchor="_Toc51594489" w:history="1">
            <w:r w:rsidRPr="00A42BFD">
              <w:rPr>
                <w:rStyle w:val="Hyperlink"/>
                <w:noProof/>
              </w:rPr>
              <w:t>Introduction</w:t>
            </w:r>
            <w:r>
              <w:rPr>
                <w:noProof/>
                <w:webHidden/>
              </w:rPr>
              <w:tab/>
            </w:r>
            <w:r>
              <w:rPr>
                <w:noProof/>
                <w:webHidden/>
              </w:rPr>
              <w:fldChar w:fldCharType="begin"/>
            </w:r>
            <w:r>
              <w:rPr>
                <w:noProof/>
                <w:webHidden/>
              </w:rPr>
              <w:instrText xml:space="preserve"> PAGEREF _Toc51594489 \h </w:instrText>
            </w:r>
            <w:r>
              <w:rPr>
                <w:noProof/>
                <w:webHidden/>
              </w:rPr>
            </w:r>
            <w:r>
              <w:rPr>
                <w:noProof/>
                <w:webHidden/>
              </w:rPr>
              <w:fldChar w:fldCharType="separate"/>
            </w:r>
            <w:r>
              <w:rPr>
                <w:noProof/>
                <w:webHidden/>
              </w:rPr>
              <w:t>2</w:t>
            </w:r>
            <w:r>
              <w:rPr>
                <w:noProof/>
                <w:webHidden/>
              </w:rPr>
              <w:fldChar w:fldCharType="end"/>
            </w:r>
          </w:hyperlink>
        </w:p>
        <w:p w14:paraId="6C8828E6" w14:textId="41AA055B" w:rsidR="006507D0" w:rsidRDefault="006507D0">
          <w:pPr>
            <w:pStyle w:val="TOC1"/>
            <w:rPr>
              <w:rFonts w:eastAsiaTheme="minorEastAsia" w:cstheme="minorBidi"/>
              <w:b w:val="0"/>
              <w:bCs w:val="0"/>
              <w:i w:val="0"/>
              <w:iCs w:val="0"/>
              <w:noProof/>
              <w:lang w:val="da-DK"/>
            </w:rPr>
          </w:pPr>
          <w:hyperlink w:anchor="_Toc51594490" w:history="1">
            <w:r w:rsidRPr="00A42BFD">
              <w:rPr>
                <w:rStyle w:val="Hyperlink"/>
                <w:noProof/>
              </w:rPr>
              <w:t>Results</w:t>
            </w:r>
            <w:r>
              <w:rPr>
                <w:noProof/>
                <w:webHidden/>
              </w:rPr>
              <w:tab/>
            </w:r>
            <w:r>
              <w:rPr>
                <w:noProof/>
                <w:webHidden/>
              </w:rPr>
              <w:fldChar w:fldCharType="begin"/>
            </w:r>
            <w:r>
              <w:rPr>
                <w:noProof/>
                <w:webHidden/>
              </w:rPr>
              <w:instrText xml:space="preserve"> PAGEREF _Toc51594490 \h </w:instrText>
            </w:r>
            <w:r>
              <w:rPr>
                <w:noProof/>
                <w:webHidden/>
              </w:rPr>
            </w:r>
            <w:r>
              <w:rPr>
                <w:noProof/>
                <w:webHidden/>
              </w:rPr>
              <w:fldChar w:fldCharType="separate"/>
            </w:r>
            <w:r>
              <w:rPr>
                <w:noProof/>
                <w:webHidden/>
              </w:rPr>
              <w:t>2</w:t>
            </w:r>
            <w:r>
              <w:rPr>
                <w:noProof/>
                <w:webHidden/>
              </w:rPr>
              <w:fldChar w:fldCharType="end"/>
            </w:r>
          </w:hyperlink>
        </w:p>
        <w:p w14:paraId="3E95E023" w14:textId="32C94046" w:rsidR="006507D0" w:rsidRDefault="006507D0">
          <w:pPr>
            <w:pStyle w:val="TOC2"/>
            <w:tabs>
              <w:tab w:val="right" w:leader="dot" w:pos="9622"/>
            </w:tabs>
            <w:rPr>
              <w:rFonts w:eastAsiaTheme="minorEastAsia" w:cstheme="minorBidi"/>
              <w:b w:val="0"/>
              <w:bCs w:val="0"/>
              <w:noProof/>
              <w:sz w:val="24"/>
              <w:szCs w:val="24"/>
              <w:lang w:val="da-DK"/>
            </w:rPr>
          </w:pPr>
          <w:hyperlink w:anchor="_Toc51594491" w:history="1">
            <w:r w:rsidRPr="00A42BFD">
              <w:rPr>
                <w:rStyle w:val="Hyperlink"/>
                <w:noProof/>
              </w:rPr>
              <w:t>160 dogs</w:t>
            </w:r>
            <w:r>
              <w:rPr>
                <w:noProof/>
                <w:webHidden/>
              </w:rPr>
              <w:tab/>
            </w:r>
            <w:r>
              <w:rPr>
                <w:noProof/>
                <w:webHidden/>
              </w:rPr>
              <w:fldChar w:fldCharType="begin"/>
            </w:r>
            <w:r>
              <w:rPr>
                <w:noProof/>
                <w:webHidden/>
              </w:rPr>
              <w:instrText xml:space="preserve"> PAGEREF _Toc51594491 \h </w:instrText>
            </w:r>
            <w:r>
              <w:rPr>
                <w:noProof/>
                <w:webHidden/>
              </w:rPr>
            </w:r>
            <w:r>
              <w:rPr>
                <w:noProof/>
                <w:webHidden/>
              </w:rPr>
              <w:fldChar w:fldCharType="separate"/>
            </w:r>
            <w:r>
              <w:rPr>
                <w:noProof/>
                <w:webHidden/>
              </w:rPr>
              <w:t>2</w:t>
            </w:r>
            <w:r>
              <w:rPr>
                <w:noProof/>
                <w:webHidden/>
              </w:rPr>
              <w:fldChar w:fldCharType="end"/>
            </w:r>
          </w:hyperlink>
        </w:p>
        <w:p w14:paraId="16C47DCD" w14:textId="1F434FC9" w:rsidR="006507D0" w:rsidRDefault="006507D0">
          <w:pPr>
            <w:pStyle w:val="TOC3"/>
            <w:tabs>
              <w:tab w:val="right" w:leader="dot" w:pos="9622"/>
            </w:tabs>
            <w:rPr>
              <w:rFonts w:eastAsiaTheme="minorEastAsia" w:cstheme="minorBidi"/>
              <w:noProof/>
              <w:sz w:val="24"/>
              <w:szCs w:val="24"/>
              <w:lang w:val="da-DK"/>
            </w:rPr>
          </w:pPr>
          <w:hyperlink w:anchor="_Toc51594492" w:history="1">
            <w:r w:rsidRPr="00A42BFD">
              <w:rPr>
                <w:rStyle w:val="Hyperlink"/>
                <w:noProof/>
              </w:rPr>
              <w:t>Candidate genes</w:t>
            </w:r>
            <w:r>
              <w:rPr>
                <w:noProof/>
                <w:webHidden/>
              </w:rPr>
              <w:tab/>
            </w:r>
            <w:r>
              <w:rPr>
                <w:noProof/>
                <w:webHidden/>
              </w:rPr>
              <w:fldChar w:fldCharType="begin"/>
            </w:r>
            <w:r>
              <w:rPr>
                <w:noProof/>
                <w:webHidden/>
              </w:rPr>
              <w:instrText xml:space="preserve"> PAGEREF _Toc51594492 \h </w:instrText>
            </w:r>
            <w:r>
              <w:rPr>
                <w:noProof/>
                <w:webHidden/>
              </w:rPr>
            </w:r>
            <w:r>
              <w:rPr>
                <w:noProof/>
                <w:webHidden/>
              </w:rPr>
              <w:fldChar w:fldCharType="separate"/>
            </w:r>
            <w:r>
              <w:rPr>
                <w:noProof/>
                <w:webHidden/>
              </w:rPr>
              <w:t>2</w:t>
            </w:r>
            <w:r>
              <w:rPr>
                <w:noProof/>
                <w:webHidden/>
              </w:rPr>
              <w:fldChar w:fldCharType="end"/>
            </w:r>
          </w:hyperlink>
        </w:p>
        <w:p w14:paraId="0B1AE835" w14:textId="75A5BA53" w:rsidR="006507D0" w:rsidRDefault="006507D0">
          <w:pPr>
            <w:pStyle w:val="TOC3"/>
            <w:tabs>
              <w:tab w:val="right" w:leader="dot" w:pos="9622"/>
            </w:tabs>
            <w:rPr>
              <w:rFonts w:eastAsiaTheme="minorEastAsia" w:cstheme="minorBidi"/>
              <w:noProof/>
              <w:sz w:val="24"/>
              <w:szCs w:val="24"/>
              <w:lang w:val="da-DK"/>
            </w:rPr>
          </w:pPr>
          <w:hyperlink w:anchor="_Toc51594493" w:history="1">
            <w:r w:rsidRPr="00A42BFD">
              <w:rPr>
                <w:rStyle w:val="Hyperlink"/>
                <w:noProof/>
              </w:rPr>
              <w:t>Fixation in</w:t>
            </w:r>
            <w:r w:rsidRPr="00A42BFD">
              <w:rPr>
                <w:rStyle w:val="Hyperlink"/>
                <w:noProof/>
              </w:rPr>
              <w:t>d</w:t>
            </w:r>
            <w:r w:rsidRPr="00A42BFD">
              <w:rPr>
                <w:rStyle w:val="Hyperlink"/>
                <w:noProof/>
              </w:rPr>
              <w:t>ex</w:t>
            </w:r>
            <w:r>
              <w:rPr>
                <w:noProof/>
                <w:webHidden/>
              </w:rPr>
              <w:tab/>
            </w:r>
            <w:r>
              <w:rPr>
                <w:noProof/>
                <w:webHidden/>
              </w:rPr>
              <w:fldChar w:fldCharType="begin"/>
            </w:r>
            <w:r>
              <w:rPr>
                <w:noProof/>
                <w:webHidden/>
              </w:rPr>
              <w:instrText xml:space="preserve"> PAGEREF _Toc51594493 \h </w:instrText>
            </w:r>
            <w:r>
              <w:rPr>
                <w:noProof/>
                <w:webHidden/>
              </w:rPr>
            </w:r>
            <w:r>
              <w:rPr>
                <w:noProof/>
                <w:webHidden/>
              </w:rPr>
              <w:fldChar w:fldCharType="separate"/>
            </w:r>
            <w:r>
              <w:rPr>
                <w:noProof/>
                <w:webHidden/>
              </w:rPr>
              <w:t>4</w:t>
            </w:r>
            <w:r>
              <w:rPr>
                <w:noProof/>
                <w:webHidden/>
              </w:rPr>
              <w:fldChar w:fldCharType="end"/>
            </w:r>
          </w:hyperlink>
        </w:p>
        <w:p w14:paraId="224AFEB7" w14:textId="41240B3D" w:rsidR="006507D0" w:rsidRDefault="006507D0">
          <w:pPr>
            <w:pStyle w:val="TOC1"/>
            <w:rPr>
              <w:rFonts w:eastAsiaTheme="minorEastAsia" w:cstheme="minorBidi"/>
              <w:b w:val="0"/>
              <w:bCs w:val="0"/>
              <w:i w:val="0"/>
              <w:iCs w:val="0"/>
              <w:noProof/>
              <w:lang w:val="da-DK"/>
            </w:rPr>
          </w:pPr>
          <w:hyperlink w:anchor="_Toc51594494" w:history="1">
            <w:r w:rsidRPr="00A42BFD">
              <w:rPr>
                <w:rStyle w:val="Hyperlink"/>
                <w:noProof/>
              </w:rPr>
              <w:t>Discussion</w:t>
            </w:r>
            <w:r>
              <w:rPr>
                <w:noProof/>
                <w:webHidden/>
              </w:rPr>
              <w:tab/>
            </w:r>
            <w:r>
              <w:rPr>
                <w:noProof/>
                <w:webHidden/>
              </w:rPr>
              <w:fldChar w:fldCharType="begin"/>
            </w:r>
            <w:r>
              <w:rPr>
                <w:noProof/>
                <w:webHidden/>
              </w:rPr>
              <w:instrText xml:space="preserve"> PAGEREF _Toc51594494 \h </w:instrText>
            </w:r>
            <w:r>
              <w:rPr>
                <w:noProof/>
                <w:webHidden/>
              </w:rPr>
            </w:r>
            <w:r>
              <w:rPr>
                <w:noProof/>
                <w:webHidden/>
              </w:rPr>
              <w:fldChar w:fldCharType="separate"/>
            </w:r>
            <w:r>
              <w:rPr>
                <w:noProof/>
                <w:webHidden/>
              </w:rPr>
              <w:t>4</w:t>
            </w:r>
            <w:r>
              <w:rPr>
                <w:noProof/>
                <w:webHidden/>
              </w:rPr>
              <w:fldChar w:fldCharType="end"/>
            </w:r>
          </w:hyperlink>
        </w:p>
        <w:p w14:paraId="321A7492" w14:textId="5E83BA8D" w:rsidR="006507D0" w:rsidRDefault="006507D0">
          <w:pPr>
            <w:pStyle w:val="TOC1"/>
            <w:rPr>
              <w:rFonts w:eastAsiaTheme="minorEastAsia" w:cstheme="minorBidi"/>
              <w:b w:val="0"/>
              <w:bCs w:val="0"/>
              <w:i w:val="0"/>
              <w:iCs w:val="0"/>
              <w:noProof/>
              <w:lang w:val="da-DK"/>
            </w:rPr>
          </w:pPr>
          <w:hyperlink w:anchor="_Toc51594495" w:history="1">
            <w:r w:rsidRPr="00A42BFD">
              <w:rPr>
                <w:rStyle w:val="Hyperlink"/>
                <w:noProof/>
              </w:rPr>
              <w:t>Methods</w:t>
            </w:r>
            <w:r>
              <w:rPr>
                <w:noProof/>
                <w:webHidden/>
              </w:rPr>
              <w:tab/>
            </w:r>
            <w:r>
              <w:rPr>
                <w:noProof/>
                <w:webHidden/>
              </w:rPr>
              <w:fldChar w:fldCharType="begin"/>
            </w:r>
            <w:r>
              <w:rPr>
                <w:noProof/>
                <w:webHidden/>
              </w:rPr>
              <w:instrText xml:space="preserve"> PAGEREF _Toc51594495 \h </w:instrText>
            </w:r>
            <w:r>
              <w:rPr>
                <w:noProof/>
                <w:webHidden/>
              </w:rPr>
            </w:r>
            <w:r>
              <w:rPr>
                <w:noProof/>
                <w:webHidden/>
              </w:rPr>
              <w:fldChar w:fldCharType="separate"/>
            </w:r>
            <w:r>
              <w:rPr>
                <w:noProof/>
                <w:webHidden/>
              </w:rPr>
              <w:t>4</w:t>
            </w:r>
            <w:r>
              <w:rPr>
                <w:noProof/>
                <w:webHidden/>
              </w:rPr>
              <w:fldChar w:fldCharType="end"/>
            </w:r>
          </w:hyperlink>
        </w:p>
        <w:p w14:paraId="3BF6C075" w14:textId="5E7E7FF7" w:rsidR="006507D0" w:rsidRDefault="006507D0">
          <w:pPr>
            <w:pStyle w:val="TOC2"/>
            <w:tabs>
              <w:tab w:val="right" w:leader="dot" w:pos="9622"/>
            </w:tabs>
            <w:rPr>
              <w:rFonts w:eastAsiaTheme="minorEastAsia" w:cstheme="minorBidi"/>
              <w:b w:val="0"/>
              <w:bCs w:val="0"/>
              <w:noProof/>
              <w:sz w:val="24"/>
              <w:szCs w:val="24"/>
              <w:lang w:val="da-DK"/>
            </w:rPr>
          </w:pPr>
          <w:hyperlink w:anchor="_Toc51594496" w:history="1">
            <w:r w:rsidRPr="00A42BFD">
              <w:rPr>
                <w:rStyle w:val="Hyperlink"/>
                <w:noProof/>
              </w:rPr>
              <w:t>Sample collection</w:t>
            </w:r>
            <w:r>
              <w:rPr>
                <w:noProof/>
                <w:webHidden/>
              </w:rPr>
              <w:tab/>
            </w:r>
            <w:r>
              <w:rPr>
                <w:noProof/>
                <w:webHidden/>
              </w:rPr>
              <w:fldChar w:fldCharType="begin"/>
            </w:r>
            <w:r>
              <w:rPr>
                <w:noProof/>
                <w:webHidden/>
              </w:rPr>
              <w:instrText xml:space="preserve"> PAGEREF _Toc51594496 \h </w:instrText>
            </w:r>
            <w:r>
              <w:rPr>
                <w:noProof/>
                <w:webHidden/>
              </w:rPr>
            </w:r>
            <w:r>
              <w:rPr>
                <w:noProof/>
                <w:webHidden/>
              </w:rPr>
              <w:fldChar w:fldCharType="separate"/>
            </w:r>
            <w:r>
              <w:rPr>
                <w:noProof/>
                <w:webHidden/>
              </w:rPr>
              <w:t>4</w:t>
            </w:r>
            <w:r>
              <w:rPr>
                <w:noProof/>
                <w:webHidden/>
              </w:rPr>
              <w:fldChar w:fldCharType="end"/>
            </w:r>
          </w:hyperlink>
        </w:p>
        <w:p w14:paraId="044223EC" w14:textId="0698BCFA" w:rsidR="006507D0" w:rsidRDefault="006507D0">
          <w:pPr>
            <w:pStyle w:val="TOC2"/>
            <w:tabs>
              <w:tab w:val="right" w:leader="dot" w:pos="9622"/>
            </w:tabs>
            <w:rPr>
              <w:rFonts w:eastAsiaTheme="minorEastAsia" w:cstheme="minorBidi"/>
              <w:b w:val="0"/>
              <w:bCs w:val="0"/>
              <w:noProof/>
              <w:sz w:val="24"/>
              <w:szCs w:val="24"/>
              <w:lang w:val="da-DK"/>
            </w:rPr>
          </w:pPr>
          <w:hyperlink w:anchor="_Toc51594497" w:history="1">
            <w:r w:rsidRPr="00A42BFD">
              <w:rPr>
                <w:rStyle w:val="Hyperlink"/>
                <w:noProof/>
              </w:rPr>
              <w:t>Library construction and sequencing</w:t>
            </w:r>
            <w:r>
              <w:rPr>
                <w:noProof/>
                <w:webHidden/>
              </w:rPr>
              <w:tab/>
            </w:r>
            <w:r>
              <w:rPr>
                <w:noProof/>
                <w:webHidden/>
              </w:rPr>
              <w:fldChar w:fldCharType="begin"/>
            </w:r>
            <w:r>
              <w:rPr>
                <w:noProof/>
                <w:webHidden/>
              </w:rPr>
              <w:instrText xml:space="preserve"> PAGEREF _Toc51594497 \h </w:instrText>
            </w:r>
            <w:r>
              <w:rPr>
                <w:noProof/>
                <w:webHidden/>
              </w:rPr>
            </w:r>
            <w:r>
              <w:rPr>
                <w:noProof/>
                <w:webHidden/>
              </w:rPr>
              <w:fldChar w:fldCharType="separate"/>
            </w:r>
            <w:r>
              <w:rPr>
                <w:noProof/>
                <w:webHidden/>
              </w:rPr>
              <w:t>4</w:t>
            </w:r>
            <w:r>
              <w:rPr>
                <w:noProof/>
                <w:webHidden/>
              </w:rPr>
              <w:fldChar w:fldCharType="end"/>
            </w:r>
          </w:hyperlink>
        </w:p>
        <w:p w14:paraId="7868B8EC" w14:textId="5F4D6F42" w:rsidR="006507D0" w:rsidRDefault="006507D0">
          <w:pPr>
            <w:pStyle w:val="TOC2"/>
            <w:tabs>
              <w:tab w:val="right" w:leader="dot" w:pos="9622"/>
            </w:tabs>
            <w:rPr>
              <w:rFonts w:eastAsiaTheme="minorEastAsia" w:cstheme="minorBidi"/>
              <w:b w:val="0"/>
              <w:bCs w:val="0"/>
              <w:noProof/>
              <w:sz w:val="24"/>
              <w:szCs w:val="24"/>
              <w:lang w:val="da-DK"/>
            </w:rPr>
          </w:pPr>
          <w:hyperlink w:anchor="_Toc51594498" w:history="1">
            <w:r w:rsidRPr="00A42BFD">
              <w:rPr>
                <w:rStyle w:val="Hyperlink"/>
                <w:noProof/>
              </w:rPr>
              <w:t>Alignment and filtering</w:t>
            </w:r>
            <w:r>
              <w:rPr>
                <w:noProof/>
                <w:webHidden/>
              </w:rPr>
              <w:tab/>
            </w:r>
            <w:r>
              <w:rPr>
                <w:noProof/>
                <w:webHidden/>
              </w:rPr>
              <w:fldChar w:fldCharType="begin"/>
            </w:r>
            <w:r>
              <w:rPr>
                <w:noProof/>
                <w:webHidden/>
              </w:rPr>
              <w:instrText xml:space="preserve"> PAGEREF _Toc51594498 \h </w:instrText>
            </w:r>
            <w:r>
              <w:rPr>
                <w:noProof/>
                <w:webHidden/>
              </w:rPr>
            </w:r>
            <w:r>
              <w:rPr>
                <w:noProof/>
                <w:webHidden/>
              </w:rPr>
              <w:fldChar w:fldCharType="separate"/>
            </w:r>
            <w:r>
              <w:rPr>
                <w:noProof/>
                <w:webHidden/>
              </w:rPr>
              <w:t>4</w:t>
            </w:r>
            <w:r>
              <w:rPr>
                <w:noProof/>
                <w:webHidden/>
              </w:rPr>
              <w:fldChar w:fldCharType="end"/>
            </w:r>
          </w:hyperlink>
        </w:p>
        <w:p w14:paraId="648B2BAB" w14:textId="03870D20" w:rsidR="006507D0" w:rsidRDefault="006507D0">
          <w:pPr>
            <w:pStyle w:val="TOC2"/>
            <w:tabs>
              <w:tab w:val="right" w:leader="dot" w:pos="9622"/>
            </w:tabs>
            <w:rPr>
              <w:rFonts w:eastAsiaTheme="minorEastAsia" w:cstheme="minorBidi"/>
              <w:b w:val="0"/>
              <w:bCs w:val="0"/>
              <w:noProof/>
              <w:sz w:val="24"/>
              <w:szCs w:val="24"/>
              <w:lang w:val="da-DK"/>
            </w:rPr>
          </w:pPr>
          <w:hyperlink w:anchor="_Toc51594499" w:history="1">
            <w:r w:rsidRPr="00A42BFD">
              <w:rPr>
                <w:rStyle w:val="Hyperlink"/>
                <w:noProof/>
              </w:rPr>
              <w:t>Variant calling</w:t>
            </w:r>
            <w:r>
              <w:rPr>
                <w:noProof/>
                <w:webHidden/>
              </w:rPr>
              <w:tab/>
            </w:r>
            <w:r>
              <w:rPr>
                <w:noProof/>
                <w:webHidden/>
              </w:rPr>
              <w:fldChar w:fldCharType="begin"/>
            </w:r>
            <w:r>
              <w:rPr>
                <w:noProof/>
                <w:webHidden/>
              </w:rPr>
              <w:instrText xml:space="preserve"> PAGEREF _Toc51594499 \h </w:instrText>
            </w:r>
            <w:r>
              <w:rPr>
                <w:noProof/>
                <w:webHidden/>
              </w:rPr>
            </w:r>
            <w:r>
              <w:rPr>
                <w:noProof/>
                <w:webHidden/>
              </w:rPr>
              <w:fldChar w:fldCharType="separate"/>
            </w:r>
            <w:r>
              <w:rPr>
                <w:noProof/>
                <w:webHidden/>
              </w:rPr>
              <w:t>4</w:t>
            </w:r>
            <w:r>
              <w:rPr>
                <w:noProof/>
                <w:webHidden/>
              </w:rPr>
              <w:fldChar w:fldCharType="end"/>
            </w:r>
          </w:hyperlink>
        </w:p>
        <w:p w14:paraId="4A173BBA" w14:textId="2BE4E3A3" w:rsidR="006507D0" w:rsidRDefault="006507D0">
          <w:pPr>
            <w:pStyle w:val="TOC2"/>
            <w:tabs>
              <w:tab w:val="right" w:leader="dot" w:pos="9622"/>
            </w:tabs>
            <w:rPr>
              <w:rFonts w:eastAsiaTheme="minorEastAsia" w:cstheme="minorBidi"/>
              <w:b w:val="0"/>
              <w:bCs w:val="0"/>
              <w:noProof/>
              <w:sz w:val="24"/>
              <w:szCs w:val="24"/>
              <w:lang w:val="da-DK"/>
            </w:rPr>
          </w:pPr>
          <w:hyperlink w:anchor="_Toc51594500" w:history="1">
            <w:r w:rsidRPr="00A42BFD">
              <w:rPr>
                <w:rStyle w:val="Hyperlink"/>
                <w:noProof/>
              </w:rPr>
              <w:t>Statistical methods</w:t>
            </w:r>
            <w:r>
              <w:rPr>
                <w:noProof/>
                <w:webHidden/>
              </w:rPr>
              <w:tab/>
            </w:r>
            <w:r>
              <w:rPr>
                <w:noProof/>
                <w:webHidden/>
              </w:rPr>
              <w:fldChar w:fldCharType="begin"/>
            </w:r>
            <w:r>
              <w:rPr>
                <w:noProof/>
                <w:webHidden/>
              </w:rPr>
              <w:instrText xml:space="preserve"> PAGEREF _Toc51594500 \h </w:instrText>
            </w:r>
            <w:r>
              <w:rPr>
                <w:noProof/>
                <w:webHidden/>
              </w:rPr>
            </w:r>
            <w:r>
              <w:rPr>
                <w:noProof/>
                <w:webHidden/>
              </w:rPr>
              <w:fldChar w:fldCharType="separate"/>
            </w:r>
            <w:r>
              <w:rPr>
                <w:noProof/>
                <w:webHidden/>
              </w:rPr>
              <w:t>5</w:t>
            </w:r>
            <w:r>
              <w:rPr>
                <w:noProof/>
                <w:webHidden/>
              </w:rPr>
              <w:fldChar w:fldCharType="end"/>
            </w:r>
          </w:hyperlink>
        </w:p>
        <w:p w14:paraId="785B2B07" w14:textId="1CD7C0CB" w:rsidR="006507D0" w:rsidRDefault="006507D0">
          <w:pPr>
            <w:pStyle w:val="TOC3"/>
            <w:tabs>
              <w:tab w:val="right" w:leader="dot" w:pos="9622"/>
            </w:tabs>
            <w:rPr>
              <w:rFonts w:eastAsiaTheme="minorEastAsia" w:cstheme="minorBidi"/>
              <w:noProof/>
              <w:sz w:val="24"/>
              <w:szCs w:val="24"/>
              <w:lang w:val="da-DK"/>
            </w:rPr>
          </w:pPr>
          <w:hyperlink w:anchor="_Toc51594501" w:history="1">
            <w:r w:rsidRPr="00A42BFD">
              <w:rPr>
                <w:rStyle w:val="Hyperlink"/>
                <w:noProof/>
              </w:rPr>
              <w:t>Candidate genes</w:t>
            </w:r>
            <w:r>
              <w:rPr>
                <w:noProof/>
                <w:webHidden/>
              </w:rPr>
              <w:tab/>
            </w:r>
            <w:r>
              <w:rPr>
                <w:noProof/>
                <w:webHidden/>
              </w:rPr>
              <w:fldChar w:fldCharType="begin"/>
            </w:r>
            <w:r>
              <w:rPr>
                <w:noProof/>
                <w:webHidden/>
              </w:rPr>
              <w:instrText xml:space="preserve"> PAGEREF _Toc51594501 \h </w:instrText>
            </w:r>
            <w:r>
              <w:rPr>
                <w:noProof/>
                <w:webHidden/>
              </w:rPr>
            </w:r>
            <w:r>
              <w:rPr>
                <w:noProof/>
                <w:webHidden/>
              </w:rPr>
              <w:fldChar w:fldCharType="separate"/>
            </w:r>
            <w:r>
              <w:rPr>
                <w:noProof/>
                <w:webHidden/>
              </w:rPr>
              <w:t>5</w:t>
            </w:r>
            <w:r>
              <w:rPr>
                <w:noProof/>
                <w:webHidden/>
              </w:rPr>
              <w:fldChar w:fldCharType="end"/>
            </w:r>
          </w:hyperlink>
        </w:p>
        <w:p w14:paraId="5C8EB14A" w14:textId="6D3EB450" w:rsidR="006507D0" w:rsidRDefault="006507D0">
          <w:pPr>
            <w:pStyle w:val="TOC3"/>
            <w:tabs>
              <w:tab w:val="right" w:leader="dot" w:pos="9622"/>
            </w:tabs>
            <w:rPr>
              <w:rFonts w:eastAsiaTheme="minorEastAsia" w:cstheme="minorBidi"/>
              <w:noProof/>
              <w:sz w:val="24"/>
              <w:szCs w:val="24"/>
              <w:lang w:val="da-DK"/>
            </w:rPr>
          </w:pPr>
          <w:hyperlink w:anchor="_Toc51594502" w:history="1">
            <w:r w:rsidRPr="00A42BFD">
              <w:rPr>
                <w:rStyle w:val="Hyperlink"/>
                <w:noProof/>
              </w:rPr>
              <w:t>Missense and deleterious mutations</w:t>
            </w:r>
            <w:r>
              <w:rPr>
                <w:noProof/>
                <w:webHidden/>
              </w:rPr>
              <w:tab/>
            </w:r>
            <w:r>
              <w:rPr>
                <w:noProof/>
                <w:webHidden/>
              </w:rPr>
              <w:fldChar w:fldCharType="begin"/>
            </w:r>
            <w:r>
              <w:rPr>
                <w:noProof/>
                <w:webHidden/>
              </w:rPr>
              <w:instrText xml:space="preserve"> PAGEREF _Toc51594502 \h </w:instrText>
            </w:r>
            <w:r>
              <w:rPr>
                <w:noProof/>
                <w:webHidden/>
              </w:rPr>
            </w:r>
            <w:r>
              <w:rPr>
                <w:noProof/>
                <w:webHidden/>
              </w:rPr>
              <w:fldChar w:fldCharType="separate"/>
            </w:r>
            <w:r>
              <w:rPr>
                <w:noProof/>
                <w:webHidden/>
              </w:rPr>
              <w:t>5</w:t>
            </w:r>
            <w:r>
              <w:rPr>
                <w:noProof/>
                <w:webHidden/>
              </w:rPr>
              <w:fldChar w:fldCharType="end"/>
            </w:r>
          </w:hyperlink>
        </w:p>
        <w:p w14:paraId="69344690" w14:textId="0005B603" w:rsidR="006507D0" w:rsidRDefault="006507D0">
          <w:pPr>
            <w:pStyle w:val="TOC3"/>
            <w:tabs>
              <w:tab w:val="right" w:leader="dot" w:pos="9622"/>
            </w:tabs>
            <w:rPr>
              <w:rFonts w:eastAsiaTheme="minorEastAsia" w:cstheme="minorBidi"/>
              <w:noProof/>
              <w:sz w:val="24"/>
              <w:szCs w:val="24"/>
              <w:lang w:val="da-DK"/>
            </w:rPr>
          </w:pPr>
          <w:hyperlink w:anchor="_Toc51594503" w:history="1">
            <w:r w:rsidRPr="00A42BFD">
              <w:rPr>
                <w:rStyle w:val="Hyperlink"/>
                <w:noProof/>
              </w:rPr>
              <w:t>F statistics</w:t>
            </w:r>
            <w:r>
              <w:rPr>
                <w:noProof/>
                <w:webHidden/>
              </w:rPr>
              <w:tab/>
            </w:r>
            <w:r>
              <w:rPr>
                <w:noProof/>
                <w:webHidden/>
              </w:rPr>
              <w:fldChar w:fldCharType="begin"/>
            </w:r>
            <w:r>
              <w:rPr>
                <w:noProof/>
                <w:webHidden/>
              </w:rPr>
              <w:instrText xml:space="preserve"> PAGEREF _Toc51594503 \h </w:instrText>
            </w:r>
            <w:r>
              <w:rPr>
                <w:noProof/>
                <w:webHidden/>
              </w:rPr>
            </w:r>
            <w:r>
              <w:rPr>
                <w:noProof/>
                <w:webHidden/>
              </w:rPr>
              <w:fldChar w:fldCharType="separate"/>
            </w:r>
            <w:r>
              <w:rPr>
                <w:noProof/>
                <w:webHidden/>
              </w:rPr>
              <w:t>5</w:t>
            </w:r>
            <w:r>
              <w:rPr>
                <w:noProof/>
                <w:webHidden/>
              </w:rPr>
              <w:fldChar w:fldCharType="end"/>
            </w:r>
          </w:hyperlink>
        </w:p>
        <w:p w14:paraId="1583E49F" w14:textId="4949E549" w:rsidR="006507D0" w:rsidRDefault="006507D0">
          <w:pPr>
            <w:pStyle w:val="TOC3"/>
            <w:tabs>
              <w:tab w:val="right" w:leader="dot" w:pos="9622"/>
            </w:tabs>
            <w:rPr>
              <w:rFonts w:eastAsiaTheme="minorEastAsia" w:cstheme="minorBidi"/>
              <w:noProof/>
              <w:sz w:val="24"/>
              <w:szCs w:val="24"/>
              <w:lang w:val="da-DK"/>
            </w:rPr>
          </w:pPr>
          <w:hyperlink w:anchor="_Toc51594504" w:history="1">
            <w:r w:rsidRPr="00A42BFD">
              <w:rPr>
                <w:rStyle w:val="Hyperlink"/>
                <w:noProof/>
              </w:rPr>
              <w:t>Pathway analysis</w:t>
            </w:r>
            <w:r>
              <w:rPr>
                <w:noProof/>
                <w:webHidden/>
              </w:rPr>
              <w:tab/>
            </w:r>
            <w:r>
              <w:rPr>
                <w:noProof/>
                <w:webHidden/>
              </w:rPr>
              <w:fldChar w:fldCharType="begin"/>
            </w:r>
            <w:r>
              <w:rPr>
                <w:noProof/>
                <w:webHidden/>
              </w:rPr>
              <w:instrText xml:space="preserve"> PAGEREF _Toc51594504 \h </w:instrText>
            </w:r>
            <w:r>
              <w:rPr>
                <w:noProof/>
                <w:webHidden/>
              </w:rPr>
            </w:r>
            <w:r>
              <w:rPr>
                <w:noProof/>
                <w:webHidden/>
              </w:rPr>
              <w:fldChar w:fldCharType="separate"/>
            </w:r>
            <w:r>
              <w:rPr>
                <w:noProof/>
                <w:webHidden/>
              </w:rPr>
              <w:t>5</w:t>
            </w:r>
            <w:r>
              <w:rPr>
                <w:noProof/>
                <w:webHidden/>
              </w:rPr>
              <w:fldChar w:fldCharType="end"/>
            </w:r>
          </w:hyperlink>
        </w:p>
        <w:p w14:paraId="7FE66739" w14:textId="6895B8EC" w:rsidR="006507D0" w:rsidRDefault="006507D0">
          <w:pPr>
            <w:pStyle w:val="TOC3"/>
            <w:tabs>
              <w:tab w:val="right" w:leader="dot" w:pos="9622"/>
            </w:tabs>
            <w:rPr>
              <w:rFonts w:eastAsiaTheme="minorEastAsia" w:cstheme="minorBidi"/>
              <w:noProof/>
              <w:sz w:val="24"/>
              <w:szCs w:val="24"/>
              <w:lang w:val="da-DK"/>
            </w:rPr>
          </w:pPr>
          <w:hyperlink w:anchor="_Toc51594505" w:history="1">
            <w:r w:rsidRPr="00A42BFD">
              <w:rPr>
                <w:rStyle w:val="Hyperlink"/>
                <w:noProof/>
              </w:rPr>
              <w:t>Copy number variation</w:t>
            </w:r>
            <w:r>
              <w:rPr>
                <w:noProof/>
                <w:webHidden/>
              </w:rPr>
              <w:tab/>
            </w:r>
            <w:r>
              <w:rPr>
                <w:noProof/>
                <w:webHidden/>
              </w:rPr>
              <w:fldChar w:fldCharType="begin"/>
            </w:r>
            <w:r>
              <w:rPr>
                <w:noProof/>
                <w:webHidden/>
              </w:rPr>
              <w:instrText xml:space="preserve"> PAGEREF _Toc51594505 \h </w:instrText>
            </w:r>
            <w:r>
              <w:rPr>
                <w:noProof/>
                <w:webHidden/>
              </w:rPr>
            </w:r>
            <w:r>
              <w:rPr>
                <w:noProof/>
                <w:webHidden/>
              </w:rPr>
              <w:fldChar w:fldCharType="separate"/>
            </w:r>
            <w:r>
              <w:rPr>
                <w:noProof/>
                <w:webHidden/>
              </w:rPr>
              <w:t>5</w:t>
            </w:r>
            <w:r>
              <w:rPr>
                <w:noProof/>
                <w:webHidden/>
              </w:rPr>
              <w:fldChar w:fldCharType="end"/>
            </w:r>
          </w:hyperlink>
        </w:p>
        <w:p w14:paraId="6713DF1E" w14:textId="424F9ED1" w:rsidR="005D7CF1" w:rsidRDefault="005D7CF1">
          <w:r>
            <w:rPr>
              <w:b/>
              <w:bCs/>
              <w:noProof/>
            </w:rPr>
            <w:fldChar w:fldCharType="end"/>
          </w:r>
        </w:p>
      </w:sdtContent>
    </w:sdt>
    <w:p w14:paraId="14A5ED36" w14:textId="4E097A65" w:rsidR="005D7CF1" w:rsidRPr="008E64C0" w:rsidRDefault="005D7CF1" w:rsidP="00EB038B">
      <w:pPr>
        <w:pStyle w:val="TOC3"/>
        <w:rPr>
          <w:i/>
        </w:rPr>
      </w:pPr>
    </w:p>
    <w:p w14:paraId="50705CFD" w14:textId="77777777" w:rsidR="005D7CF1" w:rsidRDefault="005D7CF1">
      <w:pPr>
        <w:rPr>
          <w:rFonts w:asciiTheme="majorHAnsi" w:eastAsiaTheme="majorEastAsia" w:hAnsiTheme="majorHAnsi" w:cstheme="majorBidi"/>
          <w:spacing w:val="-10"/>
          <w:kern w:val="28"/>
          <w:sz w:val="56"/>
          <w:szCs w:val="56"/>
        </w:rPr>
      </w:pPr>
      <w:r>
        <w:br w:type="page"/>
      </w:r>
    </w:p>
    <w:p w14:paraId="78B7CEC9" w14:textId="5D2E333C" w:rsidR="00371D58" w:rsidRDefault="000D70A1">
      <w:pPr>
        <w:pStyle w:val="Title"/>
        <w:pPrChange w:id="0" w:author="Sophie Emilie Søborg Agger" w:date="2020-06-23T14:09:00Z">
          <w:pPr>
            <w:pStyle w:val="Heading1"/>
          </w:pPr>
        </w:pPrChange>
      </w:pPr>
      <w:r>
        <w:lastRenderedPageBreak/>
        <w:t>A study of germline mutations in Flat-Coated Retrievers</w:t>
      </w:r>
    </w:p>
    <w:p w14:paraId="4EFA6795" w14:textId="7A2075E5" w:rsidR="00BE45CF" w:rsidDel="005D7CF1" w:rsidRDefault="00BE45CF">
      <w:pPr>
        <w:pStyle w:val="Heading1"/>
        <w:rPr>
          <w:del w:id="1" w:author="Sophie Emilie Søborg Agger" w:date="2020-07-03T13:34:00Z"/>
        </w:rPr>
        <w:pPrChange w:id="2" w:author="Sophie Emilie Søborg Agger" w:date="2020-06-23T14:10:00Z">
          <w:pPr>
            <w:pStyle w:val="Heading2"/>
          </w:pPr>
        </w:pPrChange>
      </w:pPr>
      <w:del w:id="3" w:author="Sophie Emilie Søborg Agger" w:date="2020-07-03T13:34:00Z">
        <w:r w:rsidDel="005D7CF1">
          <w:delText>Abstract</w:delText>
        </w:r>
      </w:del>
    </w:p>
    <w:p w14:paraId="05DC06F1" w14:textId="77777777" w:rsidR="00C43277" w:rsidRDefault="00C43277" w:rsidP="007A28B2">
      <w:pPr>
        <w:pStyle w:val="Abstract"/>
      </w:pPr>
      <w:bookmarkStart w:id="4" w:name="_Toc51594488"/>
      <w:r w:rsidRPr="0080182F">
        <w:t>Abstract</w:t>
      </w:r>
      <w:bookmarkEnd w:id="4"/>
    </w:p>
    <w:p w14:paraId="650300E6" w14:textId="77777777" w:rsidR="00C43277" w:rsidRPr="005D7CF1" w:rsidRDefault="00C43277">
      <w:pPr>
        <w:rPr>
          <w:sz w:val="16"/>
          <w:szCs w:val="16"/>
          <w:rPrChange w:id="5" w:author="Sophie Emilie Søborg Agger" w:date="2020-07-03T13:34:00Z">
            <w:rPr/>
          </w:rPrChange>
        </w:rPr>
        <w:pPrChange w:id="6" w:author="Sophie Emilie Søborg Agger" w:date="2020-07-03T13:33:00Z">
          <w:pPr>
            <w:pStyle w:val="Abstract"/>
          </w:pPr>
        </w:pPrChange>
      </w:pPr>
      <w:r w:rsidRPr="005D7CF1">
        <w:rPr>
          <w:rFonts w:ascii="Helvetica" w:hAnsi="Helvetica"/>
          <w:b/>
          <w:i/>
          <w:sz w:val="16"/>
          <w:szCs w:val="16"/>
          <w:rPrChange w:id="7" w:author="Sophie Emilie Søborg Agger" w:date="2020-07-03T13:34:00Z">
            <w:rPr>
              <w:b/>
              <w:szCs w:val="26"/>
            </w:rPr>
          </w:rPrChange>
        </w:rPr>
        <w:t xml:space="preserve">Introduction: </w:t>
      </w:r>
      <w:r w:rsidRPr="005D7CF1">
        <w:rPr>
          <w:rFonts w:ascii="Helvetica" w:hAnsi="Helvetica"/>
          <w:i/>
          <w:sz w:val="16"/>
          <w:szCs w:val="16"/>
          <w:rPrChange w:id="8" w:author="Sophie Emilie Søborg Agger" w:date="2020-07-03T13:34:00Z">
            <w:rPr>
              <w:szCs w:val="26"/>
            </w:rPr>
          </w:rPrChange>
        </w:rPr>
        <w:t xml:space="preserve">Flat-coated retrievers are prone to develop several different diseases, most notably histiocytic sarcoma. Interestingly this tendency is not seen in Golden Retrievers, a closely related breed. </w:t>
      </w:r>
    </w:p>
    <w:p w14:paraId="3F465DFB" w14:textId="03A19540" w:rsidR="00C43277" w:rsidRPr="005D7CF1" w:rsidRDefault="00C43277">
      <w:pPr>
        <w:rPr>
          <w:sz w:val="16"/>
          <w:szCs w:val="16"/>
          <w:rPrChange w:id="9" w:author="Sophie Emilie Søborg Agger" w:date="2020-07-03T13:34:00Z">
            <w:rPr/>
          </w:rPrChange>
        </w:rPr>
        <w:pPrChange w:id="10" w:author="Sophie Emilie Søborg Agger" w:date="2020-07-03T13:33:00Z">
          <w:pPr>
            <w:pStyle w:val="Abstract"/>
          </w:pPr>
        </w:pPrChange>
      </w:pPr>
      <w:r w:rsidRPr="005D7CF1">
        <w:rPr>
          <w:rFonts w:ascii="Helvetica" w:hAnsi="Helvetica"/>
          <w:b/>
          <w:i/>
          <w:sz w:val="16"/>
          <w:szCs w:val="16"/>
          <w:rPrChange w:id="11" w:author="Sophie Emilie Søborg Agger" w:date="2020-07-03T13:34:00Z">
            <w:rPr>
              <w:b/>
              <w:szCs w:val="26"/>
            </w:rPr>
          </w:rPrChange>
        </w:rPr>
        <w:t xml:space="preserve">Aim: </w:t>
      </w:r>
      <w:r w:rsidRPr="005D7CF1">
        <w:rPr>
          <w:rFonts w:ascii="Helvetica" w:hAnsi="Helvetica"/>
          <w:i/>
          <w:sz w:val="16"/>
          <w:szCs w:val="16"/>
          <w:rPrChange w:id="12" w:author="Sophie Emilie Søborg Agger" w:date="2020-07-03T13:34:00Z">
            <w:rPr>
              <w:szCs w:val="26"/>
            </w:rPr>
          </w:rPrChange>
        </w:rPr>
        <w:t xml:space="preserve">This study aims </w:t>
      </w:r>
      <w:r w:rsidR="007A28B2" w:rsidRPr="005D7CF1">
        <w:rPr>
          <w:rFonts w:ascii="Helvetica" w:hAnsi="Helvetica"/>
          <w:i/>
          <w:sz w:val="16"/>
          <w:szCs w:val="16"/>
          <w:rPrChange w:id="13" w:author="Sophie Emilie Søborg Agger" w:date="2020-07-03T13:34:00Z">
            <w:rPr>
              <w:szCs w:val="26"/>
            </w:rPr>
          </w:rPrChange>
        </w:rPr>
        <w:t>characterize germline variation in Flat-coated Retrievers and compare it to Golden Retrievers and other European breeds by F-statistics</w:t>
      </w:r>
      <w:del w:id="14" w:author="Sophie Emilie Søborg Agger" w:date="2020-07-27T12:01:00Z">
        <w:r w:rsidR="007A28B2" w:rsidRPr="005D7CF1" w:rsidDel="00362AD0">
          <w:rPr>
            <w:rFonts w:ascii="Helvetica" w:hAnsi="Helvetica"/>
            <w:i/>
            <w:sz w:val="16"/>
            <w:szCs w:val="16"/>
            <w:rPrChange w:id="15" w:author="Sophie Emilie Søborg Agger" w:date="2020-07-03T13:34:00Z">
              <w:rPr>
                <w:szCs w:val="26"/>
              </w:rPr>
            </w:rPrChange>
          </w:rPr>
          <w:delText xml:space="preserve"> and pooled heterozygosity</w:delText>
        </w:r>
      </w:del>
      <w:r w:rsidR="007A28B2" w:rsidRPr="005D7CF1">
        <w:rPr>
          <w:rFonts w:ascii="Helvetica" w:hAnsi="Helvetica"/>
          <w:i/>
          <w:sz w:val="16"/>
          <w:szCs w:val="16"/>
          <w:rPrChange w:id="16" w:author="Sophie Emilie Søborg Agger" w:date="2020-07-03T13:34:00Z">
            <w:rPr>
              <w:szCs w:val="26"/>
            </w:rPr>
          </w:rPrChange>
        </w:rPr>
        <w:t>.</w:t>
      </w:r>
    </w:p>
    <w:p w14:paraId="09904BA4" w14:textId="2B8BD7AF" w:rsidR="00C43277" w:rsidRPr="005D7CF1" w:rsidRDefault="00C43277">
      <w:pPr>
        <w:rPr>
          <w:sz w:val="16"/>
          <w:szCs w:val="16"/>
          <w:rPrChange w:id="17" w:author="Sophie Emilie Søborg Agger" w:date="2020-07-03T13:34:00Z">
            <w:rPr/>
          </w:rPrChange>
        </w:rPr>
        <w:pPrChange w:id="18" w:author="Sophie Emilie Søborg Agger" w:date="2020-07-03T13:33:00Z">
          <w:pPr>
            <w:pStyle w:val="Abstract"/>
          </w:pPr>
        </w:pPrChange>
      </w:pPr>
      <w:r w:rsidRPr="005D7CF1">
        <w:rPr>
          <w:rFonts w:ascii="Helvetica" w:hAnsi="Helvetica"/>
          <w:b/>
          <w:i/>
          <w:sz w:val="16"/>
          <w:szCs w:val="16"/>
          <w:rPrChange w:id="19" w:author="Sophie Emilie Søborg Agger" w:date="2020-07-03T13:34:00Z">
            <w:rPr>
              <w:b/>
              <w:szCs w:val="26"/>
            </w:rPr>
          </w:rPrChange>
        </w:rPr>
        <w:t xml:space="preserve">Methods: </w:t>
      </w:r>
      <w:r w:rsidRPr="005D7CF1">
        <w:rPr>
          <w:rFonts w:ascii="Helvetica" w:hAnsi="Helvetica"/>
          <w:i/>
          <w:sz w:val="16"/>
          <w:szCs w:val="16"/>
          <w:rPrChange w:id="20" w:author="Sophie Emilie Søborg Agger" w:date="2020-07-03T13:34:00Z">
            <w:rPr>
              <w:szCs w:val="26"/>
            </w:rPr>
          </w:rPrChange>
        </w:rPr>
        <w:t xml:space="preserve">Whole-genome sequencing of </w:t>
      </w:r>
      <w:r w:rsidR="007A28B2" w:rsidRPr="005D7CF1">
        <w:rPr>
          <w:rFonts w:ascii="Helvetica" w:hAnsi="Helvetica"/>
          <w:i/>
          <w:sz w:val="16"/>
          <w:szCs w:val="16"/>
          <w:rPrChange w:id="21" w:author="Sophie Emilie Søborg Agger" w:date="2020-07-03T13:34:00Z">
            <w:rPr>
              <w:szCs w:val="26"/>
            </w:rPr>
          </w:rPrChange>
        </w:rPr>
        <w:t>19</w:t>
      </w:r>
      <w:r w:rsidRPr="005D7CF1">
        <w:rPr>
          <w:rFonts w:ascii="Helvetica" w:hAnsi="Helvetica"/>
          <w:i/>
          <w:sz w:val="16"/>
          <w:szCs w:val="16"/>
          <w:rPrChange w:id="22" w:author="Sophie Emilie Søborg Agger" w:date="2020-07-03T13:34:00Z">
            <w:rPr>
              <w:szCs w:val="26"/>
            </w:rPr>
          </w:rPrChange>
        </w:rPr>
        <w:t xml:space="preserve"> Flat-coated Retrievers was performed and analyzed with a modified version of the K9-pipeline developed at Uppsala University. The pipeline uses bwa mem and haplotypeCaller. The vcf was then filtered with several filters (</w:t>
      </w:r>
      <w:r w:rsidRPr="005D7CF1">
        <w:rPr>
          <w:rFonts w:ascii="Helvetica" w:hAnsi="Helvetica"/>
          <w:i/>
          <w:sz w:val="16"/>
          <w:szCs w:val="16"/>
          <w:rPrChange w:id="23" w:author="Sophie Emilie Søborg Agger" w:date="2020-07-03T13:34:00Z">
            <w:rPr>
              <w:szCs w:val="26"/>
            </w:rPr>
          </w:rPrChange>
        </w:rPr>
        <w:fldChar w:fldCharType="begin"/>
      </w:r>
      <w:r w:rsidRPr="005D7CF1">
        <w:rPr>
          <w:rFonts w:ascii="Helvetica" w:hAnsi="Helvetica"/>
          <w:i/>
          <w:sz w:val="16"/>
          <w:szCs w:val="16"/>
          <w:rPrChange w:id="24" w:author="Sophie Emilie Søborg Agger" w:date="2020-07-03T13:34:00Z">
            <w:rPr>
              <w:szCs w:val="26"/>
            </w:rPr>
          </w:rPrChange>
        </w:rPr>
        <w:instrText xml:space="preserve"> REF _Ref20473520 \h  \* MERGEFORMAT </w:instrText>
      </w:r>
      <w:r w:rsidRPr="005D7CF1">
        <w:rPr>
          <w:rFonts w:ascii="Helvetica" w:hAnsi="Helvetica"/>
          <w:i/>
          <w:sz w:val="16"/>
          <w:szCs w:val="16"/>
          <w:rPrChange w:id="25" w:author="Sophie Emilie Søborg Agger" w:date="2020-07-03T13:34:00Z">
            <w:rPr>
              <w:i w:val="0"/>
              <w:sz w:val="16"/>
              <w:szCs w:val="16"/>
            </w:rPr>
          </w:rPrChange>
        </w:rPr>
      </w:r>
      <w:r w:rsidRPr="005D7CF1">
        <w:rPr>
          <w:rFonts w:ascii="Helvetica" w:hAnsi="Helvetica"/>
          <w:i/>
          <w:sz w:val="16"/>
          <w:szCs w:val="16"/>
          <w:rPrChange w:id="26" w:author="Sophie Emilie Søborg Agger" w:date="2020-07-03T13:34:00Z">
            <w:rPr>
              <w:szCs w:val="26"/>
            </w:rPr>
          </w:rPrChange>
        </w:rPr>
        <w:fldChar w:fldCharType="separate"/>
      </w:r>
      <w:r w:rsidRPr="005D7CF1">
        <w:rPr>
          <w:rFonts w:ascii="Helvetica" w:hAnsi="Helvetica"/>
          <w:i/>
          <w:sz w:val="16"/>
          <w:szCs w:val="16"/>
          <w:rPrChange w:id="27" w:author="Sophie Emilie Søborg Agger" w:date="2020-07-03T13:34:00Z">
            <w:rPr>
              <w:szCs w:val="26"/>
            </w:rPr>
          </w:rPrChange>
        </w:rPr>
        <w:t xml:space="preserve">Table </w:t>
      </w:r>
      <w:r w:rsidRPr="005D7CF1">
        <w:rPr>
          <w:rFonts w:ascii="Helvetica" w:hAnsi="Helvetica"/>
          <w:i/>
          <w:noProof/>
          <w:sz w:val="16"/>
          <w:szCs w:val="16"/>
          <w:rPrChange w:id="28" w:author="Sophie Emilie Søborg Agger" w:date="2020-07-03T13:34:00Z">
            <w:rPr>
              <w:noProof/>
              <w:szCs w:val="26"/>
            </w:rPr>
          </w:rPrChange>
        </w:rPr>
        <w:t>1</w:t>
      </w:r>
      <w:r w:rsidRPr="005D7CF1">
        <w:rPr>
          <w:rFonts w:ascii="Helvetica" w:hAnsi="Helvetica"/>
          <w:i/>
          <w:sz w:val="16"/>
          <w:szCs w:val="16"/>
          <w:rPrChange w:id="29" w:author="Sophie Emilie Søborg Agger" w:date="2020-07-03T13:34:00Z">
            <w:rPr>
              <w:szCs w:val="26"/>
            </w:rPr>
          </w:rPrChange>
        </w:rPr>
        <w:fldChar w:fldCharType="end"/>
      </w:r>
      <w:r w:rsidRPr="005D7CF1">
        <w:rPr>
          <w:rFonts w:ascii="Helvetica" w:hAnsi="Helvetica"/>
          <w:i/>
          <w:sz w:val="16"/>
          <w:szCs w:val="16"/>
          <w:rPrChange w:id="30" w:author="Sophie Emilie Søborg Agger" w:date="2020-07-03T13:34:00Z">
            <w:rPr>
              <w:szCs w:val="26"/>
            </w:rPr>
          </w:rPrChange>
        </w:rPr>
        <w:t xml:space="preserve">) and </w:t>
      </w:r>
      <w:r w:rsidR="007A28B2" w:rsidRPr="005D7CF1">
        <w:rPr>
          <w:rFonts w:ascii="Helvetica" w:hAnsi="Helvetica"/>
          <w:i/>
          <w:sz w:val="16"/>
          <w:szCs w:val="16"/>
          <w:rPrChange w:id="31" w:author="Sophie Emilie Søborg Agger" w:date="2020-07-03T13:34:00Z">
            <w:rPr>
              <w:szCs w:val="26"/>
            </w:rPr>
          </w:rPrChange>
        </w:rPr>
        <w:t xml:space="preserve">F-statistics and pooled heterogozity </w:t>
      </w:r>
      <w:r w:rsidRPr="005D7CF1">
        <w:rPr>
          <w:rFonts w:ascii="Helvetica" w:hAnsi="Helvetica"/>
          <w:i/>
          <w:sz w:val="16"/>
          <w:szCs w:val="16"/>
          <w:rPrChange w:id="32" w:author="Sophie Emilie Søborg Agger" w:date="2020-07-03T13:34:00Z">
            <w:rPr>
              <w:szCs w:val="26"/>
            </w:rPr>
          </w:rPrChange>
        </w:rPr>
        <w:t>was performed with PLINK 1.9</w:t>
      </w:r>
      <w:r w:rsidRPr="005D7CF1">
        <w:rPr>
          <w:rFonts w:ascii="Helvetica" w:hAnsi="Helvetica"/>
          <w:i/>
          <w:sz w:val="16"/>
          <w:szCs w:val="16"/>
          <w:rPrChange w:id="33" w:author="Sophie Emilie Søborg Agger" w:date="2020-07-03T13:34:00Z">
            <w:rPr>
              <w:szCs w:val="26"/>
            </w:rPr>
          </w:rPrChange>
        </w:rPr>
        <w:fldChar w:fldCharType="begin" w:fldLock="1"/>
      </w:r>
      <w:r w:rsidRPr="005D7CF1">
        <w:rPr>
          <w:rFonts w:ascii="Helvetica" w:hAnsi="Helvetica"/>
          <w:i/>
          <w:sz w:val="16"/>
          <w:szCs w:val="16"/>
          <w:rPrChange w:id="34" w:author="Sophie Emilie Søborg Agger" w:date="2020-07-03T13:34:00Z">
            <w:rPr>
              <w:szCs w:val="26"/>
            </w:rPr>
          </w:rPrChange>
        </w:rPr>
        <w:instrText>ADDIN CSL_CITATION {"citationItems":[{"id":"ITEM-1","itemData":{"author":[{"dropping-particle":"","family":"Shaun Purcell","given":"Christopher Chang","non-dropping-particle":"","parse-names":false,"suffix":""}],"id":"ITEM-1","issued":{"date-parts":[["0"]]},"number":"1.9","title":"PLINK 1.9","type":"article"},"uris":["http://www.mendeley.com/documents/?uuid=aa0cb20b-dc12-42e3-9b62-d3f4f387f965"]}],"mendeley":{"formattedCitation":"&lt;sup&gt;1&lt;/sup&gt;","plainTextFormattedCitation":"1","previouslyFormattedCitation":"&lt;sup&gt;1&lt;/sup&gt;"},"properties":{"noteIndex":0},"schema":"https://github.com/citation-style-language/schema/raw/master/csl-citation.json"}</w:instrText>
      </w:r>
      <w:r w:rsidRPr="005D7CF1">
        <w:rPr>
          <w:rFonts w:ascii="Helvetica" w:hAnsi="Helvetica"/>
          <w:i/>
          <w:sz w:val="16"/>
          <w:szCs w:val="16"/>
          <w:rPrChange w:id="35" w:author="Sophie Emilie Søborg Agger" w:date="2020-07-03T13:34:00Z">
            <w:rPr>
              <w:szCs w:val="26"/>
            </w:rPr>
          </w:rPrChange>
        </w:rPr>
        <w:fldChar w:fldCharType="separate"/>
      </w:r>
      <w:r w:rsidRPr="005D7CF1">
        <w:rPr>
          <w:rFonts w:ascii="Helvetica" w:hAnsi="Helvetica"/>
          <w:i/>
          <w:noProof/>
          <w:sz w:val="16"/>
          <w:szCs w:val="16"/>
          <w:vertAlign w:val="superscript"/>
          <w:rPrChange w:id="36" w:author="Sophie Emilie Søborg Agger" w:date="2020-07-03T13:34:00Z">
            <w:rPr>
              <w:noProof/>
              <w:szCs w:val="26"/>
              <w:vertAlign w:val="superscript"/>
            </w:rPr>
          </w:rPrChange>
        </w:rPr>
        <w:t>1</w:t>
      </w:r>
      <w:r w:rsidRPr="005D7CF1">
        <w:rPr>
          <w:rFonts w:ascii="Helvetica" w:hAnsi="Helvetica"/>
          <w:i/>
          <w:sz w:val="16"/>
          <w:szCs w:val="16"/>
          <w:rPrChange w:id="37" w:author="Sophie Emilie Søborg Agger" w:date="2020-07-03T13:34:00Z">
            <w:rPr>
              <w:szCs w:val="26"/>
            </w:rPr>
          </w:rPrChange>
        </w:rPr>
        <w:fldChar w:fldCharType="end"/>
      </w:r>
      <w:r w:rsidRPr="005D7CF1">
        <w:rPr>
          <w:rFonts w:ascii="Helvetica" w:hAnsi="Helvetica"/>
          <w:i/>
          <w:sz w:val="16"/>
          <w:szCs w:val="16"/>
          <w:rPrChange w:id="38" w:author="Sophie Emilie Søborg Agger" w:date="2020-07-03T13:34:00Z">
            <w:rPr>
              <w:szCs w:val="26"/>
            </w:rPr>
          </w:rPrChange>
        </w:rPr>
        <w:t xml:space="preserve"> with the settings seen in </w:t>
      </w:r>
      <w:r w:rsidRPr="005D7CF1">
        <w:rPr>
          <w:rFonts w:ascii="Helvetica" w:hAnsi="Helvetica"/>
          <w:i/>
          <w:sz w:val="16"/>
          <w:szCs w:val="16"/>
          <w:rPrChange w:id="39" w:author="Sophie Emilie Søborg Agger" w:date="2020-07-03T13:34:00Z">
            <w:rPr>
              <w:szCs w:val="26"/>
            </w:rPr>
          </w:rPrChange>
        </w:rPr>
        <w:fldChar w:fldCharType="begin"/>
      </w:r>
      <w:r w:rsidRPr="005D7CF1">
        <w:rPr>
          <w:rFonts w:ascii="Helvetica" w:hAnsi="Helvetica"/>
          <w:i/>
          <w:sz w:val="16"/>
          <w:szCs w:val="16"/>
          <w:rPrChange w:id="40" w:author="Sophie Emilie Søborg Agger" w:date="2020-07-03T13:34:00Z">
            <w:rPr>
              <w:szCs w:val="26"/>
            </w:rPr>
          </w:rPrChange>
        </w:rPr>
        <w:instrText xml:space="preserve"> REF _Ref20474020 \h  \* MERGEFORMAT </w:instrText>
      </w:r>
      <w:r w:rsidRPr="005D7CF1">
        <w:rPr>
          <w:rFonts w:ascii="Helvetica" w:hAnsi="Helvetica"/>
          <w:i/>
          <w:sz w:val="16"/>
          <w:szCs w:val="16"/>
          <w:rPrChange w:id="41" w:author="Sophie Emilie Søborg Agger" w:date="2020-07-03T13:34:00Z">
            <w:rPr>
              <w:i w:val="0"/>
              <w:sz w:val="16"/>
              <w:szCs w:val="16"/>
            </w:rPr>
          </w:rPrChange>
        </w:rPr>
      </w:r>
      <w:r w:rsidRPr="005D7CF1">
        <w:rPr>
          <w:rFonts w:ascii="Helvetica" w:hAnsi="Helvetica"/>
          <w:i/>
          <w:sz w:val="16"/>
          <w:szCs w:val="16"/>
          <w:rPrChange w:id="42" w:author="Sophie Emilie Søborg Agger" w:date="2020-07-03T13:34:00Z">
            <w:rPr>
              <w:szCs w:val="26"/>
            </w:rPr>
          </w:rPrChange>
        </w:rPr>
        <w:fldChar w:fldCharType="separate"/>
      </w:r>
      <w:r w:rsidRPr="005D7CF1">
        <w:rPr>
          <w:rFonts w:ascii="Helvetica" w:hAnsi="Helvetica"/>
          <w:i/>
          <w:sz w:val="16"/>
          <w:szCs w:val="16"/>
          <w:rPrChange w:id="43" w:author="Sophie Emilie Søborg Agger" w:date="2020-07-03T13:34:00Z">
            <w:rPr>
              <w:szCs w:val="26"/>
            </w:rPr>
          </w:rPrChange>
        </w:rPr>
        <w:t xml:space="preserve">Table </w:t>
      </w:r>
      <w:r w:rsidRPr="005D7CF1">
        <w:rPr>
          <w:rFonts w:ascii="Helvetica" w:hAnsi="Helvetica"/>
          <w:i/>
          <w:noProof/>
          <w:sz w:val="16"/>
          <w:szCs w:val="16"/>
          <w:rPrChange w:id="44" w:author="Sophie Emilie Søborg Agger" w:date="2020-07-03T13:34:00Z">
            <w:rPr>
              <w:noProof/>
              <w:szCs w:val="26"/>
            </w:rPr>
          </w:rPrChange>
        </w:rPr>
        <w:t>2</w:t>
      </w:r>
      <w:r w:rsidRPr="005D7CF1">
        <w:rPr>
          <w:rFonts w:ascii="Helvetica" w:hAnsi="Helvetica"/>
          <w:i/>
          <w:sz w:val="16"/>
          <w:szCs w:val="16"/>
          <w:rPrChange w:id="45" w:author="Sophie Emilie Søborg Agger" w:date="2020-07-03T13:34:00Z">
            <w:rPr>
              <w:szCs w:val="26"/>
            </w:rPr>
          </w:rPrChange>
        </w:rPr>
        <w:fldChar w:fldCharType="end"/>
      </w:r>
      <w:r w:rsidRPr="005D7CF1">
        <w:rPr>
          <w:rFonts w:ascii="Helvetica" w:hAnsi="Helvetica"/>
          <w:i/>
          <w:sz w:val="16"/>
          <w:szCs w:val="16"/>
          <w:rPrChange w:id="46" w:author="Sophie Emilie Søborg Agger" w:date="2020-07-03T13:34:00Z">
            <w:rPr>
              <w:szCs w:val="26"/>
            </w:rPr>
          </w:rPrChange>
        </w:rPr>
        <w:t>.</w:t>
      </w:r>
    </w:p>
    <w:p w14:paraId="3821DB04" w14:textId="77777777" w:rsidR="00C43277" w:rsidRPr="00C43277" w:rsidRDefault="00C43277" w:rsidP="007A28B2"/>
    <w:p w14:paraId="0C43EC1D" w14:textId="092D393A" w:rsidR="00BE45CF" w:rsidRDefault="00BE45CF">
      <w:pPr>
        <w:pStyle w:val="Heading1"/>
        <w:pPrChange w:id="47" w:author="Sophie Emilie Søborg Agger" w:date="2020-06-23T14:10:00Z">
          <w:pPr>
            <w:pStyle w:val="Heading2"/>
          </w:pPr>
        </w:pPrChange>
      </w:pPr>
      <w:bookmarkStart w:id="48" w:name="_Toc51594489"/>
      <w:r>
        <w:t>Introduction</w:t>
      </w:r>
      <w:bookmarkEnd w:id="48"/>
    </w:p>
    <w:p w14:paraId="1FF4115A" w14:textId="77777777" w:rsidR="001D56D1" w:rsidRPr="007A28B2" w:rsidRDefault="001D56D1" w:rsidP="001D56D1">
      <w:pPr>
        <w:rPr>
          <w:ins w:id="49" w:author="Sophie Emilie Søborg Agger" w:date="2020-07-27T15:22:00Z"/>
        </w:rPr>
      </w:pPr>
      <w:ins w:id="50" w:author="Sophie Emilie Søborg Agger" w:date="2020-07-27T15:22:00Z">
        <w:r w:rsidRPr="007A28B2">
          <w:t xml:space="preserve">Dogs have been bred for many centuries. This selective breeding has led to accumulation of different variants, some desirable, such as coat color, some deleterious, such as an increased risk of </w:t>
        </w:r>
        <w:r>
          <w:t>histiocytic sarcoma in some breeds</w:t>
        </w:r>
        <w:r w:rsidRPr="007A28B2">
          <w:t>.</w:t>
        </w:r>
      </w:ins>
    </w:p>
    <w:p w14:paraId="437FFC05" w14:textId="77777777" w:rsidR="001D56D1" w:rsidRDefault="001D56D1" w:rsidP="007A28B2">
      <w:pPr>
        <w:rPr>
          <w:ins w:id="51" w:author="Sophie Emilie Søborg Agger" w:date="2020-07-27T15:22:00Z"/>
        </w:rPr>
      </w:pPr>
    </w:p>
    <w:p w14:paraId="3D5021CA" w14:textId="4E94F4CB" w:rsidR="00C43277" w:rsidRDefault="00C43277" w:rsidP="007A28B2">
      <w:pPr>
        <w:rPr>
          <w:ins w:id="52" w:author="Sophie Emilie Søborg Agger" w:date="2020-07-27T14:53:00Z"/>
        </w:rPr>
      </w:pPr>
      <w:r>
        <w:t>Flat-coated retrievers are prone to develop several different diseases, most notably histiocytic sarcoma</w:t>
      </w:r>
      <w:r w:rsidR="00B440EB">
        <w:t xml:space="preserve"> and cancer more generally</w:t>
      </w:r>
      <w:ins w:id="53" w:author="Sophie Emilie Søborg Agger" w:date="2020-07-27T12:07:00Z">
        <w:r w:rsidR="00362AD0">
          <w:fldChar w:fldCharType="begin" w:fldLock="1"/>
        </w:r>
      </w:ins>
      <w:r w:rsidR="00943980">
        <w:instrText>ADDIN CSL_CITATION {"citationItems":[{"id":"ITEM-1","itemData":{"DOI":"10.1111/j.1476-5829.2008.00181.x","ISSN":"14765810","author":[{"dropping-particle":"","family":"Dobson","given":"J.","non-dropping-particle":"","parse-names":false,"suffix":""},{"dropping-particle":"","family":"Hoather","given":"T.","non-dropping-particle":"","parse-names":false,"suffix":""},{"dropping-particle":"","family":"McKinley","given":"T. J.","non-dropping-particle":"","parse-names":false,"suffix":""},{"dropping-particle":"","family":"Wood","given":"J. L. N.","non-dropping-particle":"","parse-names":false,"suffix":""}],"container-title":"Veterinary and Comparative Oncology","id":"ITEM-1","issue":"2","issued":{"date-parts":[["2009","6","1"]]},"page":"115-121","publisher":"John Wiley &amp; Sons, Ltd (10.1111)","title":"Mortality in a cohort of flat-coated retrievers in the UK","type":"article-journal","volume":"7"},"uris":["http://www.mendeley.com/documents/?uuid=9a380328-c67b-38b8-af49-4a0953b3d683"]},{"id":"ITEM-2","itemData":{"DOI":"10.1111/j.1476-5810.2006.00090.x","ISSN":"1476-5810","author":[{"dropping-particle":"","family":"Fidel","given":"J.","non-dropping-particle":"","parse-names":false,"suffix":""},{"dropping-particle":"","family":"Schiller","given":"I.","non-dropping-particle":"","parse-names":false,"suffix":""},{"dropping-particle":"","family":"Hauser","given":"B.","non-dropping-particle":"","parse-names":false,"suffix":""},{"dropping-particle":"","family":"Jausi","given":"Y.","non-dropping-particle":"","parse-names":false,"suffix":""},{"dropping-particle":"","family":"Rohrer-Bley","given":"C.","non-dropping-particle":"","parse-names":false,"suffix":""},{"dropping-particle":"","family":"Roos","given":"M.","non-dropping-particle":"","parse-names":false,"suffix":""},{"dropping-particle":"","family":"Kaser-Hotz","given":"B.","non-dropping-particle":"","parse-names":false,"suffix":""}],"container-title":"Veterinary and Comparative Oncology","id":"ITEM-2","issue":"2","issued":{"date-parts":[["2006","6","1"]]},"page":"63-74","publisher":"John Wiley &amp; Sons, Ltd (10.1111)","title":"Histiocytic sarcomas in flat-coated retrievers: a summary of 37 cases (November 1998-March 2005)","type":"article-journal","volume":"4"},"uris":["http://www.mendeley.com/documents/?uuid=6d2e0c99-bd9c-38dd-bb05-28f1e622637f"]},{"id":"ITEM-3","itemData":{"DOI":"10.1371/journal.pone.0071094","ISSN":"19326203","abstract":"Background:The determination of altered expression of genes in specific tumor types and their effect upon cellular processes may create insight in tumorigenesis and help to design better treatments. The Flatcoated retriever is a dog breed with an exceptionally high incidence of histiocytic sarcomas. The breed develops two distinct entities of histiocytic neoplasia, a soft tissue form and a visceral form. Gene expression studies of these tumors have value for comparable human diseases such as histiocytic/dendritic cell sarcoma for which knowledge is difficult to accrue due to their rare occurrence. In addition, such studies may help in the search for genetic aberrations underlying the genetic predisposition in this dog breed.Methods:Microarray analysis and pathway analyses were performed on fresh-frozen tissues obtained from Flatcoated retrievers with localized, soft tissue histiocytic sarcomas (STHS) and disseminated, visceral histiocytic sarcomas (VHS) and on normal canine spleens from various breeds. Expression differences of nine genes were validated with quantitative real-time PCR (qPCR) analyses.Results:QPCR analyses identified the significantly altered expression of nine genes; PPBP, SpiC, VCAM1, ENPEP, ITGAD (down-regulated), and GTSF1, Col3a1, CD90 and LUM (up-regulated) in the comparison of both the soft tissue and the visceral form with healthy spleen. DAVID pathway analyses revealed 24 pathways that were significantly involved in the development of HS in general, most of which were involved in the DNA repair and replication process.Conclusions:This study identified altered expression of nine genes not yet implicated in histiocytic sarcoma manifestations in the dog nor in comparable human histiocytic/dendritic sarcomas. Exploration of the downside effect of canine inbreeding strategies for the study of similar sarcomas in humans might also lead to the identification of genes related to these rare malignancies in the human. © 2013 Boerkamp et al.","author":[{"dropping-particle":"","family":"Boerkamp","given":"Kim M.","non-dropping-particle":"","parse-names":false,"suffix":""},{"dropping-particle":"","family":"Kooij","given":"Marieke","non-dropping-particle":"van der","parse-names":false,"suffix":""},{"dropping-particle":"","family":"Steenbeek","given":"Frank G.","non-dropping-particle":"van","parse-names":false,"suffix":""},{"dropping-particle":"","family":"Wolferen","given":"Monique E.","non-dropping-particle":"van","parse-names":false,"suffix":""},{"dropping-particle":"","family":"Groot Koerkamp","given":"Marian J.A.","non-dropping-particle":"","parse-names":false,"suffix":""},{"dropping-particle":"","family":"Leenen","given":"Dik","non-dropping-particle":"van","parse-names":false,"suffix":""},{"dropping-particle":"","family":"Grinwis","given":"Guy C.M.","non-dropping-particle":"","parse-names":false,"suffix":""},{"dropping-particle":"","family":"Penning","given":"Louis C.","non-dropping-particle":"","parse-names":false,"suffix":""},{"dropping-particle":"","family":"Wiemer","given":"Erik A.C.","non-dropping-particle":"","parse-names":false,"suffix":""},{"dropping-particle":"","family":"Rutteman","given":"Gerard R.","non-dropping-particle":"","parse-names":false,"suffix":""}],"container-title":"PLoS ONE","id":"ITEM-3","issue":"8","issued":{"date-parts":[["2013","8","1"]]},"publisher":"Public Library of Science","title":"Gene Expression Profiling of Histiocytic Sarcomas in a Canine Model: The Predisposed Flatcoated Retriever Dog","type":"article-journal","volume":"8"},"uris":["http://www.mendeley.com/documents/?uuid=5514c8f2-ede8-3711-9b1e-6d899ff9b224"]}],"mendeley":{"formattedCitation":"&lt;sup&gt;2–4&lt;/sup&gt;","plainTextFormattedCitation":"2–4","previouslyFormattedCitation":"&lt;sup&gt;2,3&lt;/sup&gt;"},"properties":{"noteIndex":0},"schema":"https://github.com/citation-style-language/schema/raw/master/csl-citation.json"}</w:instrText>
      </w:r>
      <w:r w:rsidR="00362AD0">
        <w:fldChar w:fldCharType="separate"/>
      </w:r>
      <w:r w:rsidR="00943980" w:rsidRPr="00943980">
        <w:rPr>
          <w:noProof/>
          <w:vertAlign w:val="superscript"/>
        </w:rPr>
        <w:t>2–4</w:t>
      </w:r>
      <w:ins w:id="54" w:author="Sophie Emilie Søborg Agger" w:date="2020-07-27T12:07:00Z">
        <w:r w:rsidR="00362AD0">
          <w:fldChar w:fldCharType="end"/>
        </w:r>
      </w:ins>
      <w:del w:id="55" w:author="Sophie Emilie Søborg Agger" w:date="2020-07-27T12:05:00Z">
        <w:r w:rsidR="00B440EB" w:rsidDel="00362AD0">
          <w:delText xml:space="preserve"> [ref]</w:delText>
        </w:r>
      </w:del>
      <w:del w:id="56" w:author="Sophie Emilie Søborg Agger" w:date="2020-07-27T12:09:00Z">
        <w:r w:rsidDel="00362AD0">
          <w:delText xml:space="preserve">. Interestingly </w:delText>
        </w:r>
        <w:r w:rsidR="00B440EB" w:rsidDel="00362AD0">
          <w:delText>the</w:delText>
        </w:r>
        <w:r w:rsidDel="00362AD0">
          <w:delText xml:space="preserve"> tendency is not seen in Golden Retrievers, a closely related breed</w:delText>
        </w:r>
      </w:del>
      <w:r>
        <w:t xml:space="preserve">. </w:t>
      </w:r>
      <w:del w:id="57" w:author="Sophie Emilie Søborg Agger" w:date="2020-07-27T15:04:00Z">
        <w:r w:rsidDel="00B74D8B">
          <w:delText xml:space="preserve">This study aims to characterize </w:delText>
        </w:r>
        <w:r w:rsidR="00B440EB" w:rsidDel="00B74D8B">
          <w:delText xml:space="preserve">germline variation in </w:delText>
        </w:r>
        <w:r w:rsidDel="00B74D8B">
          <w:delText xml:space="preserve">Flat-coated Retrievers and compare it to Golden Retrievers </w:delText>
        </w:r>
        <w:r w:rsidR="005A3B2F" w:rsidDel="00B74D8B">
          <w:delText>and other European breeds</w:delText>
        </w:r>
        <w:r w:rsidR="00B440EB" w:rsidDel="00B74D8B">
          <w:delText xml:space="preserve"> by F-statistics and </w:delText>
        </w:r>
        <w:r w:rsidR="007A28B2" w:rsidDel="00B74D8B">
          <w:delText>p</w:delText>
        </w:r>
        <w:r w:rsidR="00B440EB" w:rsidDel="00B74D8B">
          <w:delText xml:space="preserve">ooled </w:delText>
        </w:r>
        <w:r w:rsidR="007A28B2" w:rsidRPr="007A28B2" w:rsidDel="00B74D8B">
          <w:delText>heterozygosity</w:delText>
        </w:r>
        <w:r w:rsidR="00B440EB" w:rsidDel="00B74D8B">
          <w:delText>.</w:delText>
        </w:r>
      </w:del>
    </w:p>
    <w:p w14:paraId="21CF4072" w14:textId="5AF696C7" w:rsidR="00943980" w:rsidRDefault="00943980">
      <w:pPr>
        <w:rPr>
          <w:ins w:id="58" w:author="Sophie Emilie Søborg Agger" w:date="2020-07-27T14:53:00Z"/>
        </w:rPr>
      </w:pPr>
      <w:ins w:id="59" w:author="Sophie Emilie Søborg Agger" w:date="2020-07-27T14:53:00Z">
        <w:r>
          <w:t xml:space="preserve">This study aims to explore the genetic makeup of Flat-coated Retrievers in regards to phenotype-associated genes and SNPs. In addition, the study will investigate </w:t>
        </w:r>
      </w:ins>
      <w:ins w:id="60" w:author="Sophie Emilie Søborg Agger" w:date="2020-07-27T15:02:00Z">
        <w:r>
          <w:t xml:space="preserve">any breed-specific variation by looking for areas of decreased variation </w:t>
        </w:r>
      </w:ins>
      <w:ins w:id="61" w:author="Sophie Emilie Søborg Agger" w:date="2020-07-27T14:53:00Z">
        <w:r>
          <w:t xml:space="preserve">in the Flat-coated Retrievers by pooled heterozygosity and </w:t>
        </w:r>
      </w:ins>
      <w:ins w:id="62" w:author="Sophie Emilie Søborg Agger" w:date="2020-07-27T15:03:00Z">
        <w:r w:rsidR="00B74D8B">
          <w:t xml:space="preserve">looking for any selected areas by </w:t>
        </w:r>
      </w:ins>
      <w:ins w:id="63" w:author="Sophie Emilie Søborg Agger" w:date="2020-07-27T14:53:00Z">
        <w:r>
          <w:t>F-statist</w:t>
        </w:r>
      </w:ins>
      <w:ins w:id="64" w:author="Sophie Emilie Søborg Agger" w:date="2020-07-27T14:54:00Z">
        <w:r>
          <w:t xml:space="preserve">ics </w:t>
        </w:r>
      </w:ins>
      <w:ins w:id="65" w:author="Sophie Emilie Søborg Agger" w:date="2020-07-27T14:53:00Z">
        <w:r>
          <w:t>in comparison to 160 Swedish and American dogs.</w:t>
        </w:r>
      </w:ins>
    </w:p>
    <w:p w14:paraId="20C202AC" w14:textId="393FBA02" w:rsidR="00943980" w:rsidRPr="004F5277" w:rsidDel="00943980" w:rsidRDefault="00943980" w:rsidP="007A28B2">
      <w:pPr>
        <w:rPr>
          <w:del w:id="66" w:author="Sophie Emilie Søborg Agger" w:date="2020-07-27T14:54:00Z"/>
        </w:rPr>
      </w:pPr>
      <w:ins w:id="67" w:author="Sophie Emilie Søborg Agger" w:date="2020-07-27T14:54:00Z">
        <w:r>
          <w:t xml:space="preserve"> </w:t>
        </w:r>
      </w:ins>
    </w:p>
    <w:p w14:paraId="26F91966" w14:textId="43375516" w:rsidR="00C43277" w:rsidRDefault="00C43277" w:rsidP="007A28B2"/>
    <w:p w14:paraId="4375D70B" w14:textId="60238AE9" w:rsidR="00C43277" w:rsidRPr="007A28B2" w:rsidDel="001D56D1" w:rsidRDefault="00C43277" w:rsidP="007A28B2">
      <w:pPr>
        <w:rPr>
          <w:del w:id="68" w:author="Sophie Emilie Søborg Agger" w:date="2020-07-27T15:22:00Z"/>
        </w:rPr>
      </w:pPr>
      <w:del w:id="69" w:author="Sophie Emilie Søborg Agger" w:date="2020-07-27T15:22:00Z">
        <w:r w:rsidRPr="007A28B2" w:rsidDel="001D56D1">
          <w:delText xml:space="preserve">Dogs have been bred for many centuries. This selective breeding has led to accumulation of different variants, some desirable, such as coat color, some deleterious, such as an increased risk of </w:delText>
        </w:r>
        <w:r w:rsidR="007A28B2" w:rsidDel="001D56D1">
          <w:delText>histiocytic sarcoma in some breeds</w:delText>
        </w:r>
        <w:r w:rsidRPr="007A28B2" w:rsidDel="001D56D1">
          <w:delText>.</w:delText>
        </w:r>
      </w:del>
      <w:del w:id="70" w:author="Sophie Emilie Søborg Agger" w:date="2020-05-29T06:18:00Z">
        <w:r w:rsidRPr="007A28B2" w:rsidDel="004E6753">
          <w:rPr>
            <w:strike/>
          </w:rPr>
          <w:delText xml:space="preserve"> However, these predispositions to different disease provides a unique possibility to investigate diseases that are rare in humans. In addition, dogs are genetically closer to humans than rodents and develop the diseases spontaneously. Another advantage to studying the genetical background of diseases in dogs is that due to inbreeding, the normal genetical variation is smaller in dogs than in humans, leading to a less noisy signal. The shorte</w:delText>
        </w:r>
        <w:r w:rsidR="00FD06EC" w:rsidRPr="007A28B2" w:rsidDel="004E6753">
          <w:rPr>
            <w:strike/>
          </w:rPr>
          <w:delText>r</w:delText>
        </w:r>
        <w:r w:rsidRPr="007A28B2" w:rsidDel="004E6753">
          <w:rPr>
            <w:strike/>
          </w:rPr>
          <w:delText xml:space="preserve"> lifespan of dogs also increase</w:delText>
        </w:r>
        <w:r w:rsidR="007A28B2" w:rsidRPr="007A28B2" w:rsidDel="004E6753">
          <w:rPr>
            <w:strike/>
          </w:rPr>
          <w:delText>s</w:delText>
        </w:r>
        <w:r w:rsidRPr="007A28B2" w:rsidDel="004E6753">
          <w:rPr>
            <w:strike/>
          </w:rPr>
          <w:delText xml:space="preserve"> the speed of disease progression relative to humans and makes longitudinal studies faster and thereby cheaper. All in all, dogs are an attractive species for genetic studies.</w:delText>
        </w:r>
      </w:del>
    </w:p>
    <w:p w14:paraId="7CA86BF2" w14:textId="7CB110A0" w:rsidR="004E6753" w:rsidRPr="007A28B2" w:rsidRDefault="00C43277" w:rsidP="007A28B2">
      <w:del w:id="71" w:author="Sophie Emilie Søborg Agger" w:date="2020-07-27T14:53:00Z">
        <w:r w:rsidRPr="007A28B2" w:rsidDel="00943980">
          <w:delText>Histiocytic diseases are a group of rare diseases in humans, but with a very poor prognosis in most cases. Two dog breeds, namely Bernese Mountain dogs and Flat</w:delText>
        </w:r>
        <w:r w:rsidR="007A28B2" w:rsidDel="00943980">
          <w:delText>-C</w:delText>
        </w:r>
        <w:r w:rsidRPr="007A28B2" w:rsidDel="00943980">
          <w:delText xml:space="preserve">oated Retrievers are predisposed to different types of histiocytic sarcoma, making them ideal models for the disease. It </w:delText>
        </w:r>
        <w:r w:rsidRPr="007A28B2" w:rsidDel="00943980">
          <w:lastRenderedPageBreak/>
          <w:delText xml:space="preserve">is estimated that around 36% of all neoplasms in </w:delText>
        </w:r>
        <w:r w:rsidR="007A28B2" w:rsidDel="00943980">
          <w:delText xml:space="preserve">Flat-Coated </w:delText>
        </w:r>
        <w:r w:rsidRPr="007A28B2" w:rsidDel="00943980">
          <w:delText>Retrievers are histiocytic sarcoma (Boercamp 2013).</w:delText>
        </w:r>
      </w:del>
    </w:p>
    <w:p w14:paraId="24DB137A" w14:textId="552C6C33" w:rsidR="00FC4067" w:rsidRDefault="00C43277" w:rsidP="007A28B2">
      <w:pPr>
        <w:rPr>
          <w:ins w:id="72" w:author="Sophie Emilie Søborg Agger" w:date="2020-07-27T14:42:00Z"/>
        </w:rPr>
      </w:pPr>
      <w:del w:id="73" w:author="Sophie Emilie Søborg Agger" w:date="2020-07-27T15:22:00Z">
        <w:r w:rsidRPr="007A28B2" w:rsidDel="001D56D1">
          <w:delText xml:space="preserve">Earlier studies have shown that </w:delText>
        </w:r>
      </w:del>
      <w:del w:id="74" w:author="Sophie Emilie Søborg Agger" w:date="2020-06-24T13:47:00Z">
        <w:r w:rsidRPr="007A28B2" w:rsidDel="00BF3C97">
          <w:delText>this disease often have mutations in gene x, y, z.</w:delText>
        </w:r>
      </w:del>
    </w:p>
    <w:p w14:paraId="6DC7FA75" w14:textId="77777777" w:rsidR="00FC4067" w:rsidRPr="007A28B2" w:rsidRDefault="00FC4067" w:rsidP="007A28B2"/>
    <w:p w14:paraId="00727A02" w14:textId="086CBC4B" w:rsidR="00C43277" w:rsidRPr="007A28B2" w:rsidDel="00B74D8B" w:rsidRDefault="00C43277" w:rsidP="007A28B2">
      <w:pPr>
        <w:rPr>
          <w:del w:id="75" w:author="Sophie Emilie Søborg Agger" w:date="2020-07-27T15:03:00Z"/>
        </w:rPr>
      </w:pPr>
      <w:del w:id="76" w:author="Sophie Emilie Søborg Agger" w:date="2020-07-27T15:03:00Z">
        <w:r w:rsidRPr="007A28B2" w:rsidDel="00B74D8B">
          <w:delText xml:space="preserve">This study aims to investigate which </w:delText>
        </w:r>
        <w:r w:rsidR="007A28B2" w:rsidDel="00B74D8B">
          <w:delText>germline variants</w:delText>
        </w:r>
        <w:r w:rsidRPr="007A28B2" w:rsidDel="00B74D8B">
          <w:delText xml:space="preserve"> are </w:delText>
        </w:r>
      </w:del>
      <w:del w:id="77" w:author="Sophie Emilie Søborg Agger" w:date="2020-06-24T13:46:00Z">
        <w:r w:rsidRPr="007A28B2" w:rsidDel="008B33E1">
          <w:delText xml:space="preserve">common </w:delText>
        </w:r>
      </w:del>
      <w:del w:id="78" w:author="Sophie Emilie Søborg Agger" w:date="2020-07-27T15:03:00Z">
        <w:r w:rsidRPr="007A28B2" w:rsidDel="00B74D8B">
          <w:delText xml:space="preserve">in 1) </w:delText>
        </w:r>
        <w:r w:rsidR="007A28B2" w:rsidDel="00B74D8B">
          <w:delText xml:space="preserve">Flat-Coated </w:delText>
        </w:r>
        <w:r w:rsidRPr="007A28B2" w:rsidDel="00B74D8B">
          <w:delText xml:space="preserve">Retrievers and 2) </w:delText>
        </w:r>
        <w:r w:rsidR="007A28B2" w:rsidDel="00B74D8B">
          <w:delText xml:space="preserve">Flat-Coated </w:delText>
        </w:r>
        <w:r w:rsidRPr="007A28B2" w:rsidDel="00B74D8B">
          <w:delText>Retrievers diagnosed with HS. In addition, comparison to Golden Retrievers will be done, as this is the closest related breed</w:delText>
        </w:r>
        <w:r w:rsidR="007A28B2" w:rsidDel="00B74D8B">
          <w:delText xml:space="preserve"> and</w:delText>
        </w:r>
        <w:r w:rsidRPr="007A28B2" w:rsidDel="00B74D8B">
          <w:delText xml:space="preserve"> which do not tend to develop HS. </w:delText>
        </w:r>
      </w:del>
    </w:p>
    <w:p w14:paraId="64A221DA" w14:textId="4D2FF24E" w:rsidR="00C43277" w:rsidDel="00BF3C97" w:rsidRDefault="00C43277" w:rsidP="007A28B2">
      <w:pPr>
        <w:rPr>
          <w:del w:id="79" w:author="Sophie Emilie Søborg Agger" w:date="2020-06-24T13:49:00Z"/>
        </w:rPr>
      </w:pPr>
    </w:p>
    <w:p w14:paraId="436F69AF" w14:textId="77777777" w:rsidR="00C43277" w:rsidRPr="00C43277" w:rsidRDefault="00C43277" w:rsidP="007A28B2"/>
    <w:p w14:paraId="2A33A8B6" w14:textId="4F802CAE" w:rsidR="00DC18D2" w:rsidRDefault="00DC18D2" w:rsidP="007A28B2">
      <w:r>
        <w:t>Talk about Wrights etc</w:t>
      </w:r>
      <w:r>
        <w:fldChar w:fldCharType="begin" w:fldLock="1"/>
      </w:r>
      <w:r w:rsidR="00943980">
        <w:instrText>ADDIN CSL_CITATION {"citationItems":[{"id":"ITEM-1","itemData":{"DOI":"10.2307/2408641","ISSN":"00143820","author":[{"dropping-particle":"","family":"Weir","given":"B. S.","non-dropping-particle":"","parse-names":false,"suffix":""},{"dropping-particle":"","family":"Cockerham","given":"C. Clark","non-dropping-particle":"","parse-names":false,"suffix":""}],"container-title":"Evolution","id":"ITEM-1","issue":"6","issued":{"date-parts":[["1984","11"]]},"page":"1358-1370","title":"Estimating F-Statistics for the Analysis of Population Structure","type":"article-journal","volume":"38"},"uris":["http://www.mendeley.com/documents/?uuid=b9560439-33af-4c1b-b585-15ef89e86d92"]},{"id":"ITEM-2","itemData":{"DOI":"10.1038/nrg2611","ISSN":"1471-0064","PMID":"19687804","abstract":"Wright's F-statistics, and especially F ST , provide important insights into the evolutionary processes that influence the structure of genetic variation within and among populations, and they are among the most widely used descriptive statistics in population and evolutionary genetics. Estimates of F ST can identify regions of the genome that have been the target of selection, and comparisons of F ST from different parts of the genome can provide insights into the demographic history of populations. For these reasons and others, F ST has a central role in population and evolutionary genetics and has wide applications in fields that range from disease association mapping to forensic science. This Review clarifies how F ST is defined, how it should be estimated, how it is related to similar statistics and how estimates of F ST should be interpreted. Nearly every plant or animal species includes many partially isolated populations. As a result of genetic drift or divergent natural selection, such populations become genetically differentiated over time. For example, recent analyses based on more than 370 FURTHER INFORMATION Kent E. Holsinger's homepage: http://darwin.eeb.uconn.edu 1,000 Genomes project: http://www.1000genomes.org ABC4F (approximate Bayesian computation for F-statistics): http://www-leca.ujf-grenoble.fr/logiciels.htm Arlequin (an integrated software application for population genetics data analysis):","author":[{"dropping-particle":"","family":"Holsinger","given":"Kent E","non-dropping-particle":"","parse-names":false,"suffix":""},{"dropping-particle":"","family":"Weir","given":"Bruce S","non-dropping-particle":"","parse-names":false,"suffix":""}],"container-title":"Nature reviews. Genetics","id":"ITEM-2","issue":"9","issued":{"date-parts":[["2015","9"]]},"page":"639-650","publisher":"NIH Public Access","title":"Genetics in geographically structured populations: defining, estimating and interpreting F ST GenAlEx (integrated software for analysis of genetic data with an interface to Excel)","type":"article-journal","volume":"10"},"uris":["http://www.mendeley.com/documents/?uuid=8f1011f4-8e59-4bce-9bd5-bca7614e2969"]}],"mendeley":{"formattedCitation":"&lt;sup&gt;5,6&lt;/sup&gt;","plainTextFormattedCitation":"5,6","previouslyFormattedCitation":"&lt;sup&gt;4,5&lt;/sup&gt;"},"properties":{"noteIndex":0},"schema":"https://github.com/citation-style-language/schema/raw/master/csl-citation.json"}</w:instrText>
      </w:r>
      <w:r>
        <w:fldChar w:fldCharType="separate"/>
      </w:r>
      <w:r w:rsidR="00943980" w:rsidRPr="00943980">
        <w:rPr>
          <w:noProof/>
          <w:vertAlign w:val="superscript"/>
        </w:rPr>
        <w:t>5,6</w:t>
      </w:r>
      <w:r>
        <w:fldChar w:fldCharType="end"/>
      </w:r>
      <w:r>
        <w:t xml:space="preserve"> </w:t>
      </w:r>
    </w:p>
    <w:p w14:paraId="45A92761" w14:textId="054210FB" w:rsidR="00050C09" w:rsidRDefault="0055787E" w:rsidP="00050C09">
      <w:pPr>
        <w:rPr>
          <w:ins w:id="80" w:author="Sophie Emilie Søborg Agger" w:date="2020-06-23T09:58:00Z"/>
        </w:rPr>
      </w:pPr>
      <w:del w:id="81" w:author="Sophie Emilie Søborg Agger" w:date="2020-06-24T13:49:00Z">
        <w:r w:rsidRPr="00C43277" w:rsidDel="00BF3C97">
          <w:delText>Problemformulering: Vi scree</w:delText>
        </w:r>
        <w:r w:rsidR="00C43277" w:rsidRPr="00C43277" w:rsidDel="00BF3C97">
          <w:delText>n</w:delText>
        </w:r>
        <w:r w:rsidRPr="00C43277" w:rsidDel="00BF3C97">
          <w:delText>er data for interessante områder der kan blive interessant</w:delText>
        </w:r>
        <w:r w:rsidR="004440C4" w:rsidRPr="00C43277" w:rsidDel="00BF3C97">
          <w:delText xml:space="preserve"> at gå videre med. </w:delText>
        </w:r>
      </w:del>
    </w:p>
    <w:p w14:paraId="15E29BB0" w14:textId="77777777" w:rsidR="00050C09" w:rsidRPr="00050C09" w:rsidRDefault="00050C09" w:rsidP="00050C09"/>
    <w:p w14:paraId="51439598" w14:textId="66A6624C" w:rsidR="00BE45CF" w:rsidRDefault="00BE45CF" w:rsidP="002730C0">
      <w:pPr>
        <w:pStyle w:val="Heading1"/>
        <w:rPr>
          <w:ins w:id="82" w:author="Sophie Emilie Søborg Agger" w:date="2020-07-08T15:22:00Z"/>
        </w:rPr>
      </w:pPr>
      <w:bookmarkStart w:id="83" w:name="_Toc51594490"/>
      <w:r>
        <w:t>Results</w:t>
      </w:r>
      <w:bookmarkEnd w:id="83"/>
    </w:p>
    <w:p w14:paraId="5419DD2D" w14:textId="08A3B004" w:rsidR="00371D58" w:rsidDel="00BF3C97" w:rsidRDefault="00371D58">
      <w:pPr>
        <w:rPr>
          <w:del w:id="84" w:author="Sophie Emilie Søborg Agger" w:date="2020-06-24T13:50:00Z"/>
        </w:rPr>
        <w:pPrChange w:id="85" w:author="Sophie Emilie Søborg Agger" w:date="2020-06-23T10:32:00Z">
          <w:pPr>
            <w:pStyle w:val="Caption"/>
            <w:keepNext/>
          </w:pPr>
        </w:pPrChange>
      </w:pPr>
      <w:del w:id="86" w:author="Sophie Emilie Søborg Agger" w:date="2020-06-23T10:32:00Z">
        <w:r w:rsidDel="00276D22">
          <w:delText xml:space="preserve">Table </w:delText>
        </w:r>
        <w:r w:rsidDel="00276D22">
          <w:fldChar w:fldCharType="begin"/>
        </w:r>
        <w:r w:rsidDel="00276D22">
          <w:delInstrText xml:space="preserve"> SEQ Table \* ARABIC </w:delInstrText>
        </w:r>
        <w:r w:rsidDel="00276D22">
          <w:fldChar w:fldCharType="separate"/>
        </w:r>
        <w:r w:rsidDel="00276D22">
          <w:rPr>
            <w:noProof/>
          </w:rPr>
          <w:delText>1</w:delText>
        </w:r>
        <w:r w:rsidDel="00276D22">
          <w:fldChar w:fldCharType="end"/>
        </w:r>
      </w:del>
    </w:p>
    <w:tbl>
      <w:tblPr>
        <w:tblStyle w:val="GridTable4-Accent1"/>
        <w:tblW w:w="10195" w:type="dxa"/>
        <w:tblLayout w:type="fixed"/>
        <w:tblLook w:val="04A0" w:firstRow="1" w:lastRow="0" w:firstColumn="1" w:lastColumn="0" w:noHBand="0" w:noVBand="1"/>
      </w:tblPr>
      <w:tblGrid>
        <w:gridCol w:w="1271"/>
        <w:gridCol w:w="709"/>
        <w:gridCol w:w="709"/>
        <w:gridCol w:w="1364"/>
        <w:gridCol w:w="580"/>
        <w:gridCol w:w="472"/>
        <w:gridCol w:w="604"/>
        <w:gridCol w:w="762"/>
        <w:gridCol w:w="557"/>
        <w:gridCol w:w="1247"/>
        <w:gridCol w:w="999"/>
        <w:gridCol w:w="921"/>
      </w:tblGrid>
      <w:tr w:rsidR="00371D58" w:rsidRPr="00BF3C97" w:rsidDel="00371D58" w14:paraId="3C375B82" w14:textId="398B2DE8" w:rsidTr="00371D58">
        <w:trPr>
          <w:cnfStyle w:val="100000000000" w:firstRow="1" w:lastRow="0" w:firstColumn="0" w:lastColumn="0" w:oddVBand="0" w:evenVBand="0" w:oddHBand="0" w:evenHBand="0" w:firstRowFirstColumn="0" w:firstRowLastColumn="0" w:lastRowFirstColumn="0" w:lastRowLastColumn="0"/>
          <w:divId w:val="23947158"/>
          <w:trHeight w:val="320"/>
          <w:del w:id="87" w:author="Sophie Emilie Søborg Agger" w:date="2020-06-23T10:25:00Z"/>
        </w:trPr>
        <w:tc>
          <w:tcPr>
            <w:cnfStyle w:val="001000000000" w:firstRow="0" w:lastRow="0" w:firstColumn="1" w:lastColumn="0" w:oddVBand="0" w:evenVBand="0" w:oddHBand="0" w:evenHBand="0" w:firstRowFirstColumn="0" w:firstRowLastColumn="0" w:lastRowFirstColumn="0" w:lastRowLastColumn="0"/>
            <w:tcW w:w="1271" w:type="dxa"/>
            <w:noWrap/>
            <w:hideMark/>
          </w:tcPr>
          <w:p w14:paraId="366EBCF1" w14:textId="14EFBADF" w:rsidR="00371D58" w:rsidRPr="00276D22" w:rsidDel="00371D58" w:rsidRDefault="00371D58" w:rsidP="00371D58">
            <w:pPr>
              <w:rPr>
                <w:del w:id="88" w:author="Sophie Emilie Søborg Agger" w:date="2020-06-23T10:25:00Z"/>
                <w:rFonts w:ascii="Calibri" w:eastAsia="Times New Roman" w:hAnsi="Calibri" w:cs="Calibri"/>
                <w:color w:val="000000"/>
                <w:sz w:val="16"/>
                <w:szCs w:val="16"/>
                <w:rPrChange w:id="89" w:author="Sophie Emilie Søborg Agger" w:date="2020-06-23T10:32:00Z">
                  <w:rPr>
                    <w:del w:id="90" w:author="Sophie Emilie Søborg Agger" w:date="2020-06-23T10:25:00Z"/>
                    <w:rFonts w:ascii="Calibri" w:eastAsia="Times New Roman" w:hAnsi="Calibri" w:cs="Calibri"/>
                    <w:color w:val="000000"/>
                    <w:lang w:val="da-DK"/>
                  </w:rPr>
                </w:rPrChange>
              </w:rPr>
            </w:pPr>
            <w:del w:id="91" w:author="Sophie Emilie Søborg Agger" w:date="2020-06-23T10:25:00Z">
              <w:r w:rsidRPr="00276D22" w:rsidDel="00371D58">
                <w:rPr>
                  <w:rFonts w:ascii="Calibri" w:eastAsia="Times New Roman" w:hAnsi="Calibri" w:cs="Calibri"/>
                  <w:color w:val="000000"/>
                  <w:sz w:val="16"/>
                  <w:szCs w:val="16"/>
                  <w:rPrChange w:id="92" w:author="Sophie Emilie Søborg Agger" w:date="2020-06-23T10:32:00Z">
                    <w:rPr>
                      <w:rFonts w:ascii="Calibri" w:eastAsia="Times New Roman" w:hAnsi="Calibri" w:cs="Calibri"/>
                      <w:color w:val="000000"/>
                      <w:lang w:val="da-DK"/>
                    </w:rPr>
                  </w:rPrChange>
                </w:rPr>
                <w:delText>Disease</w:delText>
              </w:r>
            </w:del>
          </w:p>
        </w:tc>
        <w:tc>
          <w:tcPr>
            <w:tcW w:w="709" w:type="dxa"/>
            <w:noWrap/>
            <w:hideMark/>
          </w:tcPr>
          <w:p w14:paraId="51533201" w14:textId="06E7F130" w:rsidR="00371D58" w:rsidRPr="00276D22" w:rsidDel="00371D58" w:rsidRDefault="00371D58" w:rsidP="00371D58">
            <w:pPr>
              <w:cnfStyle w:val="100000000000" w:firstRow="1" w:lastRow="0" w:firstColumn="0" w:lastColumn="0" w:oddVBand="0" w:evenVBand="0" w:oddHBand="0" w:evenHBand="0" w:firstRowFirstColumn="0" w:firstRowLastColumn="0" w:lastRowFirstColumn="0" w:lastRowLastColumn="0"/>
              <w:rPr>
                <w:del w:id="93" w:author="Sophie Emilie Søborg Agger" w:date="2020-06-23T10:25:00Z"/>
                <w:rFonts w:ascii="Calibri" w:eastAsia="Times New Roman" w:hAnsi="Calibri" w:cs="Calibri"/>
                <w:color w:val="000000"/>
                <w:sz w:val="16"/>
                <w:szCs w:val="16"/>
                <w:rPrChange w:id="94" w:author="Sophie Emilie Søborg Agger" w:date="2020-06-23T10:32:00Z">
                  <w:rPr>
                    <w:del w:id="95" w:author="Sophie Emilie Søborg Agger" w:date="2020-06-23T10:25:00Z"/>
                    <w:rFonts w:ascii="Calibri" w:eastAsia="Times New Roman" w:hAnsi="Calibri" w:cs="Calibri"/>
                    <w:color w:val="000000"/>
                    <w:lang w:val="da-DK"/>
                  </w:rPr>
                </w:rPrChange>
              </w:rPr>
            </w:pPr>
            <w:del w:id="96" w:author="Sophie Emilie Søborg Agger" w:date="2020-06-23T10:25:00Z">
              <w:r w:rsidRPr="00276D22" w:rsidDel="00371D58">
                <w:rPr>
                  <w:rFonts w:ascii="Calibri" w:eastAsia="Times New Roman" w:hAnsi="Calibri" w:cs="Calibri"/>
                  <w:color w:val="000000"/>
                  <w:sz w:val="16"/>
                  <w:szCs w:val="16"/>
                  <w:rPrChange w:id="97" w:author="Sophie Emilie Søborg Agger" w:date="2020-06-23T10:32:00Z">
                    <w:rPr>
                      <w:rFonts w:ascii="Calibri" w:eastAsia="Times New Roman" w:hAnsi="Calibri" w:cs="Calibri"/>
                      <w:color w:val="000000"/>
                      <w:lang w:val="da-DK"/>
                    </w:rPr>
                  </w:rPrChange>
                </w:rPr>
                <w:delText>Consequence</w:delText>
              </w:r>
            </w:del>
          </w:p>
        </w:tc>
        <w:tc>
          <w:tcPr>
            <w:tcW w:w="709" w:type="dxa"/>
            <w:noWrap/>
            <w:hideMark/>
          </w:tcPr>
          <w:p w14:paraId="7FB24300" w14:textId="5DE628B2" w:rsidR="00371D58" w:rsidRPr="00276D22" w:rsidDel="00371D58" w:rsidRDefault="00371D58" w:rsidP="00371D58">
            <w:pPr>
              <w:cnfStyle w:val="100000000000" w:firstRow="1" w:lastRow="0" w:firstColumn="0" w:lastColumn="0" w:oddVBand="0" w:evenVBand="0" w:oddHBand="0" w:evenHBand="0" w:firstRowFirstColumn="0" w:firstRowLastColumn="0" w:lastRowFirstColumn="0" w:lastRowLastColumn="0"/>
              <w:rPr>
                <w:del w:id="98" w:author="Sophie Emilie Søborg Agger" w:date="2020-06-23T10:25:00Z"/>
                <w:rFonts w:ascii="Calibri" w:eastAsia="Times New Roman" w:hAnsi="Calibri" w:cs="Calibri"/>
                <w:color w:val="000000"/>
                <w:sz w:val="16"/>
                <w:szCs w:val="16"/>
                <w:rPrChange w:id="99" w:author="Sophie Emilie Søborg Agger" w:date="2020-06-23T10:32:00Z">
                  <w:rPr>
                    <w:del w:id="100" w:author="Sophie Emilie Søborg Agger" w:date="2020-06-23T10:25:00Z"/>
                    <w:rFonts w:ascii="Calibri" w:eastAsia="Times New Roman" w:hAnsi="Calibri" w:cs="Calibri"/>
                    <w:color w:val="000000"/>
                    <w:lang w:val="da-DK"/>
                  </w:rPr>
                </w:rPrChange>
              </w:rPr>
            </w:pPr>
            <w:del w:id="101" w:author="Sophie Emilie Søborg Agger" w:date="2020-06-23T10:25:00Z">
              <w:r w:rsidRPr="00276D22" w:rsidDel="00371D58">
                <w:rPr>
                  <w:rFonts w:ascii="Calibri" w:eastAsia="Times New Roman" w:hAnsi="Calibri" w:cs="Calibri"/>
                  <w:color w:val="000000"/>
                  <w:sz w:val="16"/>
                  <w:szCs w:val="16"/>
                  <w:rPrChange w:id="102" w:author="Sophie Emilie Søborg Agger" w:date="2020-06-23T10:32:00Z">
                    <w:rPr>
                      <w:rFonts w:ascii="Calibri" w:eastAsia="Times New Roman" w:hAnsi="Calibri" w:cs="Calibri"/>
                      <w:color w:val="000000"/>
                      <w:lang w:val="da-DK"/>
                    </w:rPr>
                  </w:rPrChange>
                </w:rPr>
                <w:delText>Gene</w:delText>
              </w:r>
            </w:del>
          </w:p>
        </w:tc>
        <w:tc>
          <w:tcPr>
            <w:tcW w:w="1364" w:type="dxa"/>
            <w:noWrap/>
            <w:hideMark/>
          </w:tcPr>
          <w:p w14:paraId="37B6FD96" w14:textId="54B1301E" w:rsidR="00371D58" w:rsidRPr="00276D22" w:rsidDel="00371D58" w:rsidRDefault="00371D58" w:rsidP="00371D58">
            <w:pPr>
              <w:cnfStyle w:val="100000000000" w:firstRow="1" w:lastRow="0" w:firstColumn="0" w:lastColumn="0" w:oddVBand="0" w:evenVBand="0" w:oddHBand="0" w:evenHBand="0" w:firstRowFirstColumn="0" w:firstRowLastColumn="0" w:lastRowFirstColumn="0" w:lastRowLastColumn="0"/>
              <w:rPr>
                <w:del w:id="103" w:author="Sophie Emilie Søborg Agger" w:date="2020-06-23T10:25:00Z"/>
                <w:rFonts w:ascii="Calibri" w:eastAsia="Times New Roman" w:hAnsi="Calibri" w:cs="Calibri"/>
                <w:color w:val="000000"/>
                <w:sz w:val="16"/>
                <w:szCs w:val="16"/>
                <w:rPrChange w:id="104" w:author="Sophie Emilie Søborg Agger" w:date="2020-06-23T10:32:00Z">
                  <w:rPr>
                    <w:del w:id="105" w:author="Sophie Emilie Søborg Agger" w:date="2020-06-23T10:25:00Z"/>
                    <w:rFonts w:ascii="Calibri" w:eastAsia="Times New Roman" w:hAnsi="Calibri" w:cs="Calibri"/>
                    <w:color w:val="000000"/>
                    <w:lang w:val="da-DK"/>
                  </w:rPr>
                </w:rPrChange>
              </w:rPr>
            </w:pPr>
            <w:del w:id="106" w:author="Sophie Emilie Søborg Agger" w:date="2020-06-23T10:25:00Z">
              <w:r w:rsidRPr="00276D22" w:rsidDel="00371D58">
                <w:rPr>
                  <w:rFonts w:ascii="Calibri" w:eastAsia="Times New Roman" w:hAnsi="Calibri" w:cs="Calibri"/>
                  <w:color w:val="000000"/>
                  <w:sz w:val="16"/>
                  <w:szCs w:val="16"/>
                  <w:rPrChange w:id="107" w:author="Sophie Emilie Søborg Agger" w:date="2020-06-23T10:32:00Z">
                    <w:rPr>
                      <w:rFonts w:ascii="Calibri" w:eastAsia="Times New Roman" w:hAnsi="Calibri" w:cs="Calibri"/>
                      <w:color w:val="000000"/>
                      <w:lang w:val="da-DK"/>
                    </w:rPr>
                  </w:rPrChange>
                </w:rPr>
                <w:delText>Location</w:delText>
              </w:r>
            </w:del>
          </w:p>
        </w:tc>
        <w:tc>
          <w:tcPr>
            <w:tcW w:w="580" w:type="dxa"/>
            <w:noWrap/>
            <w:hideMark/>
          </w:tcPr>
          <w:p w14:paraId="022B41AE" w14:textId="26F75F96" w:rsidR="00371D58" w:rsidRPr="00276D22" w:rsidDel="00371D58" w:rsidRDefault="00371D58" w:rsidP="00371D58">
            <w:pPr>
              <w:cnfStyle w:val="100000000000" w:firstRow="1" w:lastRow="0" w:firstColumn="0" w:lastColumn="0" w:oddVBand="0" w:evenVBand="0" w:oddHBand="0" w:evenHBand="0" w:firstRowFirstColumn="0" w:firstRowLastColumn="0" w:lastRowFirstColumn="0" w:lastRowLastColumn="0"/>
              <w:rPr>
                <w:del w:id="108" w:author="Sophie Emilie Søborg Agger" w:date="2020-06-23T10:25:00Z"/>
                <w:rFonts w:ascii="Calibri" w:eastAsia="Times New Roman" w:hAnsi="Calibri" w:cs="Calibri"/>
                <w:color w:val="000000"/>
                <w:sz w:val="16"/>
                <w:szCs w:val="16"/>
                <w:rPrChange w:id="109" w:author="Sophie Emilie Søborg Agger" w:date="2020-06-23T10:32:00Z">
                  <w:rPr>
                    <w:del w:id="110" w:author="Sophie Emilie Søborg Agger" w:date="2020-06-23T10:25:00Z"/>
                    <w:rFonts w:ascii="Calibri" w:eastAsia="Times New Roman" w:hAnsi="Calibri" w:cs="Calibri"/>
                    <w:color w:val="000000"/>
                    <w:lang w:val="da-DK"/>
                  </w:rPr>
                </w:rPrChange>
              </w:rPr>
            </w:pPr>
            <w:del w:id="111" w:author="Sophie Emilie Søborg Agger" w:date="2020-06-23T10:25:00Z">
              <w:r w:rsidRPr="00276D22" w:rsidDel="00371D58">
                <w:rPr>
                  <w:rFonts w:ascii="Calibri" w:eastAsia="Times New Roman" w:hAnsi="Calibri" w:cs="Calibri"/>
                  <w:color w:val="000000"/>
                  <w:sz w:val="16"/>
                  <w:szCs w:val="16"/>
                  <w:rPrChange w:id="112" w:author="Sophie Emilie Søborg Agger" w:date="2020-06-23T10:32:00Z">
                    <w:rPr>
                      <w:rFonts w:ascii="Calibri" w:eastAsia="Times New Roman" w:hAnsi="Calibri" w:cs="Calibri"/>
                      <w:color w:val="000000"/>
                      <w:lang w:val="da-DK"/>
                    </w:rPr>
                  </w:rPrChange>
                </w:rPr>
                <w:delText>FST</w:delText>
              </w:r>
            </w:del>
          </w:p>
        </w:tc>
        <w:tc>
          <w:tcPr>
            <w:tcW w:w="472" w:type="dxa"/>
            <w:noWrap/>
            <w:hideMark/>
          </w:tcPr>
          <w:p w14:paraId="5083700D" w14:textId="4EBB3573" w:rsidR="00371D58" w:rsidRPr="00276D22" w:rsidDel="00371D58" w:rsidRDefault="00371D58" w:rsidP="00371D58">
            <w:pPr>
              <w:cnfStyle w:val="100000000000" w:firstRow="1" w:lastRow="0" w:firstColumn="0" w:lastColumn="0" w:oddVBand="0" w:evenVBand="0" w:oddHBand="0" w:evenHBand="0" w:firstRowFirstColumn="0" w:firstRowLastColumn="0" w:lastRowFirstColumn="0" w:lastRowLastColumn="0"/>
              <w:rPr>
                <w:del w:id="113" w:author="Sophie Emilie Søborg Agger" w:date="2020-06-23T10:25:00Z"/>
                <w:rFonts w:ascii="Calibri" w:eastAsia="Times New Roman" w:hAnsi="Calibri" w:cs="Calibri"/>
                <w:color w:val="000000"/>
                <w:sz w:val="16"/>
                <w:szCs w:val="16"/>
                <w:rPrChange w:id="114" w:author="Sophie Emilie Søborg Agger" w:date="2020-06-23T10:32:00Z">
                  <w:rPr>
                    <w:del w:id="115" w:author="Sophie Emilie Søborg Agger" w:date="2020-06-23T10:25:00Z"/>
                    <w:rFonts w:ascii="Calibri" w:eastAsia="Times New Roman" w:hAnsi="Calibri" w:cs="Calibri"/>
                    <w:color w:val="000000"/>
                    <w:lang w:val="da-DK"/>
                  </w:rPr>
                </w:rPrChange>
              </w:rPr>
            </w:pPr>
            <w:del w:id="116" w:author="Sophie Emilie Søborg Agger" w:date="2020-06-23T10:25:00Z">
              <w:r w:rsidRPr="00276D22" w:rsidDel="00371D58">
                <w:rPr>
                  <w:rFonts w:ascii="Calibri" w:eastAsia="Times New Roman" w:hAnsi="Calibri" w:cs="Calibri"/>
                  <w:color w:val="000000"/>
                  <w:sz w:val="16"/>
                  <w:szCs w:val="16"/>
                  <w:rPrChange w:id="117" w:author="Sophie Emilie Søborg Agger" w:date="2020-06-23T10:32:00Z">
                    <w:rPr>
                      <w:rFonts w:ascii="Calibri" w:eastAsia="Times New Roman" w:hAnsi="Calibri" w:cs="Calibri"/>
                      <w:color w:val="000000"/>
                      <w:lang w:val="da-DK"/>
                    </w:rPr>
                  </w:rPrChange>
                </w:rPr>
                <w:delText>Z_FST</w:delText>
              </w:r>
            </w:del>
          </w:p>
        </w:tc>
        <w:tc>
          <w:tcPr>
            <w:tcW w:w="604" w:type="dxa"/>
            <w:noWrap/>
            <w:hideMark/>
          </w:tcPr>
          <w:p w14:paraId="5D6E7345" w14:textId="7D95C558" w:rsidR="00371D58" w:rsidRPr="00276D22" w:rsidDel="00371D58" w:rsidRDefault="00371D58" w:rsidP="00371D58">
            <w:pPr>
              <w:cnfStyle w:val="100000000000" w:firstRow="1" w:lastRow="0" w:firstColumn="0" w:lastColumn="0" w:oddVBand="0" w:evenVBand="0" w:oddHBand="0" w:evenHBand="0" w:firstRowFirstColumn="0" w:firstRowLastColumn="0" w:lastRowFirstColumn="0" w:lastRowLastColumn="0"/>
              <w:rPr>
                <w:del w:id="118" w:author="Sophie Emilie Søborg Agger" w:date="2020-06-23T10:25:00Z"/>
                <w:rFonts w:ascii="Calibri" w:eastAsia="Times New Roman" w:hAnsi="Calibri" w:cs="Calibri"/>
                <w:color w:val="000000"/>
                <w:sz w:val="16"/>
                <w:szCs w:val="16"/>
                <w:rPrChange w:id="119" w:author="Sophie Emilie Søborg Agger" w:date="2020-06-23T10:32:00Z">
                  <w:rPr>
                    <w:del w:id="120" w:author="Sophie Emilie Søborg Agger" w:date="2020-06-23T10:25:00Z"/>
                    <w:rFonts w:ascii="Calibri" w:eastAsia="Times New Roman" w:hAnsi="Calibri" w:cs="Calibri"/>
                    <w:color w:val="000000"/>
                    <w:lang w:val="da-DK"/>
                  </w:rPr>
                </w:rPrChange>
              </w:rPr>
            </w:pPr>
            <w:del w:id="121" w:author="Sophie Emilie Søborg Agger" w:date="2020-06-23T10:25:00Z">
              <w:r w:rsidRPr="00276D22" w:rsidDel="00371D58">
                <w:rPr>
                  <w:rFonts w:ascii="Calibri" w:eastAsia="Times New Roman" w:hAnsi="Calibri" w:cs="Calibri"/>
                  <w:color w:val="000000"/>
                  <w:sz w:val="16"/>
                  <w:szCs w:val="16"/>
                  <w:rPrChange w:id="122" w:author="Sophie Emilie Søborg Agger" w:date="2020-06-23T10:32:00Z">
                    <w:rPr>
                      <w:rFonts w:ascii="Calibri" w:eastAsia="Times New Roman" w:hAnsi="Calibri" w:cs="Calibri"/>
                      <w:color w:val="000000"/>
                      <w:lang w:val="da-DK"/>
                    </w:rPr>
                  </w:rPrChange>
                </w:rPr>
                <w:delText>MAF FCR</w:delText>
              </w:r>
            </w:del>
          </w:p>
        </w:tc>
        <w:tc>
          <w:tcPr>
            <w:tcW w:w="762" w:type="dxa"/>
            <w:noWrap/>
            <w:hideMark/>
          </w:tcPr>
          <w:p w14:paraId="71491905" w14:textId="7DFC0F86" w:rsidR="00371D58" w:rsidRPr="00276D22" w:rsidDel="00371D58" w:rsidRDefault="00371D58" w:rsidP="00371D58">
            <w:pPr>
              <w:cnfStyle w:val="100000000000" w:firstRow="1" w:lastRow="0" w:firstColumn="0" w:lastColumn="0" w:oddVBand="0" w:evenVBand="0" w:oddHBand="0" w:evenHBand="0" w:firstRowFirstColumn="0" w:firstRowLastColumn="0" w:lastRowFirstColumn="0" w:lastRowLastColumn="0"/>
              <w:rPr>
                <w:del w:id="123" w:author="Sophie Emilie Søborg Agger" w:date="2020-06-23T10:25:00Z"/>
                <w:rFonts w:ascii="Calibri" w:eastAsia="Times New Roman" w:hAnsi="Calibri" w:cs="Calibri"/>
                <w:color w:val="000000"/>
                <w:sz w:val="16"/>
                <w:szCs w:val="16"/>
                <w:rPrChange w:id="124" w:author="Sophie Emilie Søborg Agger" w:date="2020-06-23T10:32:00Z">
                  <w:rPr>
                    <w:del w:id="125" w:author="Sophie Emilie Søborg Agger" w:date="2020-06-23T10:25:00Z"/>
                    <w:rFonts w:ascii="Calibri" w:eastAsia="Times New Roman" w:hAnsi="Calibri" w:cs="Calibri"/>
                    <w:color w:val="000000"/>
                    <w:lang w:val="da-DK"/>
                  </w:rPr>
                </w:rPrChange>
              </w:rPr>
            </w:pPr>
            <w:del w:id="126" w:author="Sophie Emilie Søborg Agger" w:date="2020-06-23T10:25:00Z">
              <w:r w:rsidRPr="00276D22" w:rsidDel="00371D58">
                <w:rPr>
                  <w:rFonts w:ascii="Calibri" w:eastAsia="Times New Roman" w:hAnsi="Calibri" w:cs="Calibri"/>
                  <w:color w:val="000000"/>
                  <w:sz w:val="16"/>
                  <w:szCs w:val="16"/>
                  <w:rPrChange w:id="127" w:author="Sophie Emilie Søborg Agger" w:date="2020-06-23T10:32:00Z">
                    <w:rPr>
                      <w:rFonts w:ascii="Calibri" w:eastAsia="Times New Roman" w:hAnsi="Calibri" w:cs="Calibri"/>
                      <w:color w:val="000000"/>
                      <w:lang w:val="da-DK"/>
                    </w:rPr>
                  </w:rPrChange>
                </w:rPr>
                <w:delText>MAF 160 dogs</w:delText>
              </w:r>
            </w:del>
          </w:p>
        </w:tc>
        <w:tc>
          <w:tcPr>
            <w:tcW w:w="557" w:type="dxa"/>
            <w:noWrap/>
            <w:hideMark/>
          </w:tcPr>
          <w:p w14:paraId="1C51D7CB" w14:textId="0F235D83" w:rsidR="00371D58" w:rsidRPr="00276D22" w:rsidDel="00371D58" w:rsidRDefault="00371D58" w:rsidP="00371D58">
            <w:pPr>
              <w:cnfStyle w:val="100000000000" w:firstRow="1" w:lastRow="0" w:firstColumn="0" w:lastColumn="0" w:oddVBand="0" w:evenVBand="0" w:oddHBand="0" w:evenHBand="0" w:firstRowFirstColumn="0" w:firstRowLastColumn="0" w:lastRowFirstColumn="0" w:lastRowLastColumn="0"/>
              <w:rPr>
                <w:del w:id="128" w:author="Sophie Emilie Søborg Agger" w:date="2020-06-23T10:25:00Z"/>
                <w:rFonts w:ascii="Calibri" w:eastAsia="Times New Roman" w:hAnsi="Calibri" w:cs="Calibri"/>
                <w:color w:val="000000"/>
                <w:sz w:val="16"/>
                <w:szCs w:val="16"/>
                <w:rPrChange w:id="129" w:author="Sophie Emilie Søborg Agger" w:date="2020-06-23T10:32:00Z">
                  <w:rPr>
                    <w:del w:id="130" w:author="Sophie Emilie Søborg Agger" w:date="2020-06-23T10:25:00Z"/>
                    <w:rFonts w:ascii="Calibri" w:eastAsia="Times New Roman" w:hAnsi="Calibri" w:cs="Calibri"/>
                    <w:color w:val="000000"/>
                    <w:lang w:val="da-DK"/>
                  </w:rPr>
                </w:rPrChange>
              </w:rPr>
            </w:pPr>
            <w:del w:id="131" w:author="Sophie Emilie Søborg Agger" w:date="2020-06-23T10:25:00Z">
              <w:r w:rsidRPr="00276D22" w:rsidDel="00371D58">
                <w:rPr>
                  <w:rFonts w:ascii="Calibri" w:eastAsia="Times New Roman" w:hAnsi="Calibri" w:cs="Calibri"/>
                  <w:color w:val="000000"/>
                  <w:sz w:val="16"/>
                  <w:szCs w:val="16"/>
                  <w:rPrChange w:id="132" w:author="Sophie Emilie Søborg Agger" w:date="2020-06-23T10:32:00Z">
                    <w:rPr>
                      <w:rFonts w:ascii="Calibri" w:eastAsia="Times New Roman" w:hAnsi="Calibri" w:cs="Calibri"/>
                      <w:color w:val="000000"/>
                      <w:lang w:val="da-DK"/>
                    </w:rPr>
                  </w:rPrChange>
                </w:rPr>
                <w:delText>Codons</w:delText>
              </w:r>
            </w:del>
          </w:p>
        </w:tc>
        <w:tc>
          <w:tcPr>
            <w:tcW w:w="1247" w:type="dxa"/>
            <w:noWrap/>
            <w:hideMark/>
          </w:tcPr>
          <w:p w14:paraId="0AD04DB5" w14:textId="239CE691" w:rsidR="00371D58" w:rsidRPr="00276D22" w:rsidDel="00371D58" w:rsidRDefault="00371D58" w:rsidP="00371D58">
            <w:pPr>
              <w:cnfStyle w:val="100000000000" w:firstRow="1" w:lastRow="0" w:firstColumn="0" w:lastColumn="0" w:oddVBand="0" w:evenVBand="0" w:oddHBand="0" w:evenHBand="0" w:firstRowFirstColumn="0" w:firstRowLastColumn="0" w:lastRowFirstColumn="0" w:lastRowLastColumn="0"/>
              <w:rPr>
                <w:del w:id="133" w:author="Sophie Emilie Søborg Agger" w:date="2020-06-23T10:25:00Z"/>
                <w:rFonts w:ascii="Calibri" w:eastAsia="Times New Roman" w:hAnsi="Calibri" w:cs="Calibri"/>
                <w:color w:val="000000"/>
                <w:sz w:val="16"/>
                <w:szCs w:val="16"/>
                <w:rPrChange w:id="134" w:author="Sophie Emilie Søborg Agger" w:date="2020-06-23T10:32:00Z">
                  <w:rPr>
                    <w:del w:id="135" w:author="Sophie Emilie Søborg Agger" w:date="2020-06-23T10:25:00Z"/>
                    <w:rFonts w:ascii="Calibri" w:eastAsia="Times New Roman" w:hAnsi="Calibri" w:cs="Calibri"/>
                    <w:color w:val="000000"/>
                    <w:lang w:val="da-DK"/>
                  </w:rPr>
                </w:rPrChange>
              </w:rPr>
            </w:pPr>
            <w:del w:id="136" w:author="Sophie Emilie Søborg Agger" w:date="2020-06-23T10:25:00Z">
              <w:r w:rsidRPr="00276D22" w:rsidDel="00371D58">
                <w:rPr>
                  <w:rFonts w:ascii="Calibri" w:eastAsia="Times New Roman" w:hAnsi="Calibri" w:cs="Calibri"/>
                  <w:color w:val="000000"/>
                  <w:sz w:val="16"/>
                  <w:szCs w:val="16"/>
                  <w:rPrChange w:id="137" w:author="Sophie Emilie Søborg Agger" w:date="2020-06-23T10:32:00Z">
                    <w:rPr>
                      <w:rFonts w:ascii="Calibri" w:eastAsia="Times New Roman" w:hAnsi="Calibri" w:cs="Calibri"/>
                      <w:color w:val="000000"/>
                      <w:lang w:val="da-DK"/>
                    </w:rPr>
                  </w:rPrChange>
                </w:rPr>
                <w:delText>Extra</w:delText>
              </w:r>
            </w:del>
          </w:p>
        </w:tc>
        <w:tc>
          <w:tcPr>
            <w:tcW w:w="999" w:type="dxa"/>
            <w:noWrap/>
            <w:hideMark/>
          </w:tcPr>
          <w:p w14:paraId="7441CCC0" w14:textId="5EEA9188" w:rsidR="00371D58" w:rsidRPr="00BF3C97" w:rsidDel="00371D58" w:rsidRDefault="00371D58">
            <w:pPr>
              <w:cnfStyle w:val="100000000000" w:firstRow="1" w:lastRow="0" w:firstColumn="0" w:lastColumn="0" w:oddVBand="0" w:evenVBand="0" w:oddHBand="0" w:evenHBand="0" w:firstRowFirstColumn="0" w:firstRowLastColumn="0" w:lastRowFirstColumn="0" w:lastRowLastColumn="0"/>
              <w:rPr>
                <w:del w:id="138" w:author="Sophie Emilie Søborg Agger" w:date="2020-06-23T10:25:00Z"/>
                <w:rFonts w:ascii="Calibri" w:eastAsia="Times New Roman" w:hAnsi="Calibri" w:cs="Calibri"/>
                <w:color w:val="000000"/>
                <w:sz w:val="16"/>
                <w:szCs w:val="16"/>
                <w:rPrChange w:id="139" w:author="Sophie Emilie Søborg Agger" w:date="2020-06-24T13:52:00Z">
                  <w:rPr>
                    <w:del w:id="140" w:author="Sophie Emilie Søborg Agger" w:date="2020-06-23T10:25:00Z"/>
                    <w:rFonts w:ascii="Calibri" w:eastAsia="Times New Roman" w:hAnsi="Calibri" w:cs="Calibri"/>
                    <w:color w:val="000000"/>
                    <w:lang w:val="da-DK"/>
                  </w:rPr>
                </w:rPrChange>
              </w:rPr>
            </w:pPr>
            <w:del w:id="141" w:author="Sophie Emilie Søborg Agger" w:date="2020-06-23T10:25:00Z">
              <w:r w:rsidRPr="00276D22" w:rsidDel="00371D58">
                <w:rPr>
                  <w:rFonts w:ascii="Calibri" w:eastAsia="Times New Roman" w:hAnsi="Calibri" w:cs="Calibri"/>
                  <w:color w:val="000000"/>
                  <w:sz w:val="16"/>
                  <w:szCs w:val="16"/>
                  <w:rPrChange w:id="142" w:author="Sophie Emilie Søborg Agger" w:date="2020-06-23T10:32:00Z">
                    <w:rPr>
                      <w:rFonts w:ascii="Calibri" w:eastAsia="Times New Roman" w:hAnsi="Calibri" w:cs="Calibri"/>
                      <w:color w:val="000000"/>
                      <w:lang w:val="da-DK"/>
                    </w:rPr>
                  </w:rPrChange>
                </w:rPr>
                <w:delText>N</w:delText>
              </w:r>
            </w:del>
            <w:del w:id="143" w:author="Sophie Emilie Søborg Agger" w:date="2020-06-23T10:24:00Z">
              <w:r w:rsidRPr="00BF3C97" w:rsidDel="00371D58">
                <w:rPr>
                  <w:rFonts w:ascii="Calibri" w:eastAsia="Times New Roman" w:hAnsi="Calibri" w:cs="Calibri"/>
                  <w:color w:val="000000"/>
                  <w:sz w:val="16"/>
                  <w:szCs w:val="16"/>
                  <w:rPrChange w:id="144" w:author="Sophie Emilie Søborg Agger" w:date="2020-06-24T13:52:00Z">
                    <w:rPr>
                      <w:rFonts w:ascii="Calibri" w:eastAsia="Times New Roman" w:hAnsi="Calibri" w:cs="Calibri"/>
                      <w:color w:val="000000"/>
                      <w:lang w:val="da-DK"/>
                    </w:rPr>
                  </w:rPrChange>
                </w:rPr>
                <w:delText>CHR</w:delText>
              </w:r>
            </w:del>
            <w:del w:id="145" w:author="Sophie Emilie Søborg Agger" w:date="2020-06-23T10:23:00Z">
              <w:r w:rsidRPr="00BF3C97" w:rsidDel="00371D58">
                <w:rPr>
                  <w:rFonts w:ascii="Calibri" w:eastAsia="Times New Roman" w:hAnsi="Calibri" w:cs="Calibri"/>
                  <w:color w:val="000000"/>
                  <w:sz w:val="16"/>
                  <w:szCs w:val="16"/>
                  <w:rPrChange w:id="146" w:author="Sophie Emilie Søborg Agger" w:date="2020-06-24T13:52:00Z">
                    <w:rPr>
                      <w:rFonts w:ascii="Calibri" w:eastAsia="Times New Roman" w:hAnsi="Calibri" w:cs="Calibri"/>
                      <w:color w:val="000000"/>
                      <w:lang w:val="da-DK"/>
                    </w:rPr>
                  </w:rPrChange>
                </w:rPr>
                <w:delText>OBS</w:delText>
              </w:r>
            </w:del>
            <w:del w:id="147" w:author="Sophie Emilie Søborg Agger" w:date="2020-06-23T10:25:00Z">
              <w:r w:rsidRPr="00BF3C97" w:rsidDel="00371D58">
                <w:rPr>
                  <w:rFonts w:ascii="Calibri" w:eastAsia="Times New Roman" w:hAnsi="Calibri" w:cs="Calibri"/>
                  <w:color w:val="000000"/>
                  <w:sz w:val="16"/>
                  <w:szCs w:val="16"/>
                  <w:rPrChange w:id="148" w:author="Sophie Emilie Søborg Agger" w:date="2020-06-24T13:52:00Z">
                    <w:rPr>
                      <w:rFonts w:ascii="Calibri" w:eastAsia="Times New Roman" w:hAnsi="Calibri" w:cs="Calibri"/>
                      <w:color w:val="000000"/>
                      <w:lang w:val="da-DK"/>
                    </w:rPr>
                  </w:rPrChange>
                </w:rPr>
                <w:delText xml:space="preserve"> FCR</w:delText>
              </w:r>
            </w:del>
          </w:p>
        </w:tc>
        <w:tc>
          <w:tcPr>
            <w:tcW w:w="921" w:type="dxa"/>
            <w:noWrap/>
            <w:hideMark/>
          </w:tcPr>
          <w:p w14:paraId="1B58E434" w14:textId="4AD3C722" w:rsidR="00371D58" w:rsidRPr="00BF3C97" w:rsidDel="00371D58" w:rsidRDefault="00371D58" w:rsidP="00371D58">
            <w:pPr>
              <w:cnfStyle w:val="100000000000" w:firstRow="1" w:lastRow="0" w:firstColumn="0" w:lastColumn="0" w:oddVBand="0" w:evenVBand="0" w:oddHBand="0" w:evenHBand="0" w:firstRowFirstColumn="0" w:firstRowLastColumn="0" w:lastRowFirstColumn="0" w:lastRowLastColumn="0"/>
              <w:rPr>
                <w:del w:id="149" w:author="Sophie Emilie Søborg Agger" w:date="2020-06-23T10:25:00Z"/>
                <w:rFonts w:ascii="Calibri" w:eastAsia="Times New Roman" w:hAnsi="Calibri" w:cs="Calibri"/>
                <w:color w:val="000000"/>
                <w:sz w:val="16"/>
                <w:szCs w:val="16"/>
                <w:rPrChange w:id="150" w:author="Sophie Emilie Søborg Agger" w:date="2020-06-24T13:52:00Z">
                  <w:rPr>
                    <w:del w:id="151" w:author="Sophie Emilie Søborg Agger" w:date="2020-06-23T10:25:00Z"/>
                    <w:rFonts w:ascii="Calibri" w:eastAsia="Times New Roman" w:hAnsi="Calibri" w:cs="Calibri"/>
                    <w:color w:val="000000"/>
                    <w:lang w:val="da-DK"/>
                  </w:rPr>
                </w:rPrChange>
              </w:rPr>
            </w:pPr>
            <w:del w:id="152" w:author="Sophie Emilie Søborg Agger" w:date="2020-06-23T10:24:00Z">
              <w:r w:rsidRPr="00BF3C97" w:rsidDel="00D10EBC">
                <w:rPr>
                  <w:rFonts w:ascii="Calibri" w:eastAsia="Times New Roman" w:hAnsi="Calibri" w:cs="Calibri"/>
                  <w:color w:val="000000"/>
                  <w:sz w:val="16"/>
                  <w:szCs w:val="16"/>
                  <w:rPrChange w:id="153" w:author="Sophie Emilie Søborg Agger" w:date="2020-06-24T13:52:00Z">
                    <w:rPr>
                      <w:rFonts w:ascii="Calibri" w:eastAsia="Times New Roman" w:hAnsi="Calibri" w:cs="Calibri"/>
                      <w:color w:val="000000"/>
                      <w:lang w:val="da-DK"/>
                    </w:rPr>
                  </w:rPrChange>
                </w:rPr>
                <w:delText>NCHROBS 160 dogs</w:delText>
              </w:r>
            </w:del>
          </w:p>
        </w:tc>
      </w:tr>
      <w:tr w:rsidR="00371D58" w:rsidRPr="00BF3C97" w:rsidDel="00371D58" w14:paraId="5DA8F2BE" w14:textId="29B652E0" w:rsidTr="00371D58">
        <w:trPr>
          <w:cnfStyle w:val="000000100000" w:firstRow="0" w:lastRow="0" w:firstColumn="0" w:lastColumn="0" w:oddVBand="0" w:evenVBand="0" w:oddHBand="1" w:evenHBand="0" w:firstRowFirstColumn="0" w:firstRowLastColumn="0" w:lastRowFirstColumn="0" w:lastRowLastColumn="0"/>
          <w:divId w:val="23947158"/>
          <w:trHeight w:val="320"/>
          <w:del w:id="154" w:author="Sophie Emilie Søborg Agger" w:date="2020-06-23T10:25:00Z"/>
        </w:trPr>
        <w:tc>
          <w:tcPr>
            <w:cnfStyle w:val="001000000000" w:firstRow="0" w:lastRow="0" w:firstColumn="1" w:lastColumn="0" w:oddVBand="0" w:evenVBand="0" w:oddHBand="0" w:evenHBand="0" w:firstRowFirstColumn="0" w:firstRowLastColumn="0" w:lastRowFirstColumn="0" w:lastRowLastColumn="0"/>
            <w:tcW w:w="1271" w:type="dxa"/>
            <w:noWrap/>
            <w:hideMark/>
          </w:tcPr>
          <w:p w14:paraId="32BE620B" w14:textId="0CC763A8" w:rsidR="00371D58" w:rsidRPr="00BF3C97" w:rsidDel="00371D58" w:rsidRDefault="00371D58" w:rsidP="00371D58">
            <w:pPr>
              <w:rPr>
                <w:del w:id="155" w:author="Sophie Emilie Søborg Agger" w:date="2020-06-23T10:25:00Z"/>
                <w:rFonts w:ascii="Calibri" w:eastAsia="Times New Roman" w:hAnsi="Calibri" w:cs="Calibri"/>
                <w:color w:val="000000"/>
                <w:sz w:val="16"/>
                <w:szCs w:val="16"/>
                <w:rPrChange w:id="156" w:author="Sophie Emilie Søborg Agger" w:date="2020-06-24T13:52:00Z">
                  <w:rPr>
                    <w:del w:id="157" w:author="Sophie Emilie Søborg Agger" w:date="2020-06-23T10:25:00Z"/>
                    <w:rFonts w:ascii="Calibri" w:eastAsia="Times New Roman" w:hAnsi="Calibri" w:cs="Calibri"/>
                    <w:color w:val="000000"/>
                    <w:lang w:val="da-DK"/>
                  </w:rPr>
                </w:rPrChange>
              </w:rPr>
            </w:pPr>
            <w:del w:id="158" w:author="Sophie Emilie Søborg Agger" w:date="2020-06-23T10:25:00Z">
              <w:r w:rsidRPr="00BF3C97" w:rsidDel="00371D58">
                <w:rPr>
                  <w:rFonts w:ascii="Calibri" w:eastAsia="Times New Roman" w:hAnsi="Calibri" w:cs="Calibri"/>
                  <w:color w:val="000000"/>
                  <w:sz w:val="16"/>
                  <w:szCs w:val="16"/>
                  <w:rPrChange w:id="159" w:author="Sophie Emilie Søborg Agger" w:date="2020-06-24T13:52:00Z">
                    <w:rPr>
                      <w:rFonts w:ascii="Calibri" w:eastAsia="Times New Roman" w:hAnsi="Calibri" w:cs="Calibri"/>
                      <w:color w:val="000000"/>
                      <w:lang w:val="da-DK"/>
                    </w:rPr>
                  </w:rPrChange>
                </w:rPr>
                <w:delText>Renal dysplasia</w:delText>
              </w:r>
            </w:del>
          </w:p>
        </w:tc>
        <w:tc>
          <w:tcPr>
            <w:tcW w:w="709" w:type="dxa"/>
            <w:noWrap/>
            <w:hideMark/>
          </w:tcPr>
          <w:p w14:paraId="4CC41557" w14:textId="2F145B6E" w:rsidR="00371D58" w:rsidRPr="00BF3C97" w:rsidDel="00371D58" w:rsidRDefault="00371D58" w:rsidP="00371D58">
            <w:pPr>
              <w:cnfStyle w:val="000000100000" w:firstRow="0" w:lastRow="0" w:firstColumn="0" w:lastColumn="0" w:oddVBand="0" w:evenVBand="0" w:oddHBand="1" w:evenHBand="0" w:firstRowFirstColumn="0" w:firstRowLastColumn="0" w:lastRowFirstColumn="0" w:lastRowLastColumn="0"/>
              <w:rPr>
                <w:del w:id="160" w:author="Sophie Emilie Søborg Agger" w:date="2020-06-23T10:25:00Z"/>
                <w:rFonts w:ascii="Calibri" w:eastAsia="Times New Roman" w:hAnsi="Calibri" w:cs="Calibri"/>
                <w:color w:val="000000"/>
                <w:sz w:val="16"/>
                <w:szCs w:val="16"/>
                <w:rPrChange w:id="161" w:author="Sophie Emilie Søborg Agger" w:date="2020-06-24T13:52:00Z">
                  <w:rPr>
                    <w:del w:id="162" w:author="Sophie Emilie Søborg Agger" w:date="2020-06-23T10:25:00Z"/>
                    <w:rFonts w:ascii="Calibri" w:eastAsia="Times New Roman" w:hAnsi="Calibri" w:cs="Calibri"/>
                    <w:color w:val="000000"/>
                    <w:lang w:val="da-DK"/>
                  </w:rPr>
                </w:rPrChange>
              </w:rPr>
            </w:pPr>
            <w:del w:id="163" w:author="Sophie Emilie Søborg Agger" w:date="2020-06-23T10:25:00Z">
              <w:r w:rsidRPr="00BF3C97" w:rsidDel="00371D58">
                <w:rPr>
                  <w:rFonts w:ascii="Calibri" w:eastAsia="Times New Roman" w:hAnsi="Calibri" w:cs="Calibri"/>
                  <w:color w:val="000000"/>
                  <w:sz w:val="16"/>
                  <w:szCs w:val="16"/>
                  <w:rPrChange w:id="164" w:author="Sophie Emilie Søborg Agger" w:date="2020-06-24T13:52:00Z">
                    <w:rPr>
                      <w:rFonts w:ascii="Calibri" w:eastAsia="Times New Roman" w:hAnsi="Calibri" w:cs="Calibri"/>
                      <w:color w:val="000000"/>
                      <w:lang w:val="da-DK"/>
                    </w:rPr>
                  </w:rPrChange>
                </w:rPr>
                <w:delText>Intron variant</w:delText>
              </w:r>
            </w:del>
          </w:p>
        </w:tc>
        <w:tc>
          <w:tcPr>
            <w:tcW w:w="709" w:type="dxa"/>
            <w:noWrap/>
            <w:hideMark/>
          </w:tcPr>
          <w:p w14:paraId="1973802D" w14:textId="2E0FB286" w:rsidR="00371D58" w:rsidRPr="00BF3C97" w:rsidDel="00371D58" w:rsidRDefault="00371D58" w:rsidP="00371D58">
            <w:pPr>
              <w:cnfStyle w:val="000000100000" w:firstRow="0" w:lastRow="0" w:firstColumn="0" w:lastColumn="0" w:oddVBand="0" w:evenVBand="0" w:oddHBand="1" w:evenHBand="0" w:firstRowFirstColumn="0" w:firstRowLastColumn="0" w:lastRowFirstColumn="0" w:lastRowLastColumn="0"/>
              <w:rPr>
                <w:del w:id="165" w:author="Sophie Emilie Søborg Agger" w:date="2020-06-23T10:25:00Z"/>
                <w:rFonts w:ascii="Calibri" w:eastAsia="Times New Roman" w:hAnsi="Calibri" w:cs="Calibri"/>
                <w:color w:val="000000"/>
                <w:sz w:val="16"/>
                <w:szCs w:val="16"/>
                <w:rPrChange w:id="166" w:author="Sophie Emilie Søborg Agger" w:date="2020-06-24T13:52:00Z">
                  <w:rPr>
                    <w:del w:id="167" w:author="Sophie Emilie Søborg Agger" w:date="2020-06-23T10:25:00Z"/>
                    <w:rFonts w:ascii="Calibri" w:eastAsia="Times New Roman" w:hAnsi="Calibri" w:cs="Calibri"/>
                    <w:color w:val="000000"/>
                    <w:lang w:val="da-DK"/>
                  </w:rPr>
                </w:rPrChange>
              </w:rPr>
            </w:pPr>
            <w:del w:id="168" w:author="Sophie Emilie Søborg Agger" w:date="2020-06-23T10:25:00Z">
              <w:r w:rsidRPr="00BF3C97" w:rsidDel="00371D58">
                <w:rPr>
                  <w:rFonts w:ascii="Calibri" w:eastAsia="Times New Roman" w:hAnsi="Calibri" w:cs="Calibri"/>
                  <w:color w:val="000000"/>
                  <w:sz w:val="16"/>
                  <w:szCs w:val="16"/>
                  <w:rPrChange w:id="169" w:author="Sophie Emilie Søborg Agger" w:date="2020-06-24T13:52:00Z">
                    <w:rPr>
                      <w:rFonts w:ascii="Calibri" w:eastAsia="Times New Roman" w:hAnsi="Calibri" w:cs="Calibri"/>
                      <w:color w:val="000000"/>
                      <w:lang w:val="da-DK"/>
                    </w:rPr>
                  </w:rPrChange>
                </w:rPr>
                <w:delText>CHD7</w:delText>
              </w:r>
            </w:del>
          </w:p>
        </w:tc>
        <w:tc>
          <w:tcPr>
            <w:tcW w:w="1364" w:type="dxa"/>
            <w:noWrap/>
            <w:hideMark/>
          </w:tcPr>
          <w:p w14:paraId="17B0209E" w14:textId="653F797B" w:rsidR="00371D58" w:rsidRPr="00BF3C97" w:rsidDel="00371D58" w:rsidRDefault="00371D58" w:rsidP="00371D58">
            <w:pPr>
              <w:cnfStyle w:val="000000100000" w:firstRow="0" w:lastRow="0" w:firstColumn="0" w:lastColumn="0" w:oddVBand="0" w:evenVBand="0" w:oddHBand="1" w:evenHBand="0" w:firstRowFirstColumn="0" w:firstRowLastColumn="0" w:lastRowFirstColumn="0" w:lastRowLastColumn="0"/>
              <w:rPr>
                <w:del w:id="170" w:author="Sophie Emilie Søborg Agger" w:date="2020-06-23T10:25:00Z"/>
                <w:rFonts w:ascii="Calibri" w:eastAsia="Times New Roman" w:hAnsi="Calibri" w:cs="Calibri"/>
                <w:color w:val="000000"/>
                <w:sz w:val="16"/>
                <w:szCs w:val="16"/>
                <w:rPrChange w:id="171" w:author="Sophie Emilie Søborg Agger" w:date="2020-06-24T13:52:00Z">
                  <w:rPr>
                    <w:del w:id="172" w:author="Sophie Emilie Søborg Agger" w:date="2020-06-23T10:25:00Z"/>
                    <w:rFonts w:ascii="Calibri" w:eastAsia="Times New Roman" w:hAnsi="Calibri" w:cs="Calibri"/>
                    <w:color w:val="000000"/>
                    <w:lang w:val="da-DK"/>
                  </w:rPr>
                </w:rPrChange>
              </w:rPr>
            </w:pPr>
            <w:del w:id="173" w:author="Sophie Emilie Søborg Agger" w:date="2020-06-23T10:25:00Z">
              <w:r w:rsidRPr="00BF3C97" w:rsidDel="00371D58">
                <w:rPr>
                  <w:rFonts w:ascii="Calibri" w:eastAsia="Times New Roman" w:hAnsi="Calibri" w:cs="Calibri"/>
                  <w:color w:val="000000"/>
                  <w:sz w:val="16"/>
                  <w:szCs w:val="16"/>
                  <w:rPrChange w:id="174" w:author="Sophie Emilie Søborg Agger" w:date="2020-06-24T13:52:00Z">
                    <w:rPr>
                      <w:rFonts w:ascii="Calibri" w:eastAsia="Times New Roman" w:hAnsi="Calibri" w:cs="Calibri"/>
                      <w:color w:val="000000"/>
                      <w:lang w:val="da-DK"/>
                    </w:rPr>
                  </w:rPrChange>
                </w:rPr>
                <w:delText>chr29:11175393</w:delText>
              </w:r>
            </w:del>
          </w:p>
        </w:tc>
        <w:tc>
          <w:tcPr>
            <w:tcW w:w="580" w:type="dxa"/>
            <w:noWrap/>
            <w:hideMark/>
          </w:tcPr>
          <w:p w14:paraId="5AE00645" w14:textId="4101F9AE" w:rsidR="00371D58" w:rsidRPr="00BF3C97" w:rsidDel="00371D58" w:rsidRDefault="00371D58" w:rsidP="00371D58">
            <w:pPr>
              <w:jc w:val="right"/>
              <w:cnfStyle w:val="000000100000" w:firstRow="0" w:lastRow="0" w:firstColumn="0" w:lastColumn="0" w:oddVBand="0" w:evenVBand="0" w:oddHBand="1" w:evenHBand="0" w:firstRowFirstColumn="0" w:firstRowLastColumn="0" w:lastRowFirstColumn="0" w:lastRowLastColumn="0"/>
              <w:rPr>
                <w:del w:id="175" w:author="Sophie Emilie Søborg Agger" w:date="2020-06-23T10:25:00Z"/>
                <w:rFonts w:ascii="Calibri" w:eastAsia="Times New Roman" w:hAnsi="Calibri" w:cs="Calibri"/>
                <w:color w:val="000000"/>
                <w:sz w:val="16"/>
                <w:szCs w:val="16"/>
                <w:rPrChange w:id="176" w:author="Sophie Emilie Søborg Agger" w:date="2020-06-24T13:52:00Z">
                  <w:rPr>
                    <w:del w:id="177" w:author="Sophie Emilie Søborg Agger" w:date="2020-06-23T10:25:00Z"/>
                    <w:rFonts w:ascii="Calibri" w:eastAsia="Times New Roman" w:hAnsi="Calibri" w:cs="Calibri"/>
                    <w:color w:val="000000"/>
                    <w:lang w:val="da-DK"/>
                  </w:rPr>
                </w:rPrChange>
              </w:rPr>
            </w:pPr>
            <w:del w:id="178" w:author="Sophie Emilie Søborg Agger" w:date="2020-06-23T10:25:00Z">
              <w:r w:rsidRPr="00BF3C97" w:rsidDel="00371D58">
                <w:rPr>
                  <w:rFonts w:ascii="Calibri" w:eastAsia="Times New Roman" w:hAnsi="Calibri" w:cs="Calibri"/>
                  <w:color w:val="000000"/>
                  <w:sz w:val="16"/>
                  <w:szCs w:val="16"/>
                  <w:rPrChange w:id="179" w:author="Sophie Emilie Søborg Agger" w:date="2020-06-24T13:52:00Z">
                    <w:rPr>
                      <w:rFonts w:ascii="Calibri" w:eastAsia="Times New Roman" w:hAnsi="Calibri" w:cs="Calibri"/>
                      <w:color w:val="000000"/>
                      <w:lang w:val="da-DK"/>
                    </w:rPr>
                  </w:rPrChange>
                </w:rPr>
                <w:delText>0.90</w:delText>
              </w:r>
            </w:del>
          </w:p>
        </w:tc>
        <w:tc>
          <w:tcPr>
            <w:tcW w:w="472" w:type="dxa"/>
            <w:noWrap/>
            <w:hideMark/>
          </w:tcPr>
          <w:p w14:paraId="5F5D59BC" w14:textId="081B235E" w:rsidR="00371D58" w:rsidRPr="00BF3C97" w:rsidDel="00371D58" w:rsidRDefault="00371D58" w:rsidP="00371D58">
            <w:pPr>
              <w:jc w:val="right"/>
              <w:cnfStyle w:val="000000100000" w:firstRow="0" w:lastRow="0" w:firstColumn="0" w:lastColumn="0" w:oddVBand="0" w:evenVBand="0" w:oddHBand="1" w:evenHBand="0" w:firstRowFirstColumn="0" w:firstRowLastColumn="0" w:lastRowFirstColumn="0" w:lastRowLastColumn="0"/>
              <w:rPr>
                <w:del w:id="180" w:author="Sophie Emilie Søborg Agger" w:date="2020-06-23T10:25:00Z"/>
                <w:rFonts w:ascii="Calibri" w:eastAsia="Times New Roman" w:hAnsi="Calibri" w:cs="Calibri"/>
                <w:color w:val="000000"/>
                <w:sz w:val="16"/>
                <w:szCs w:val="16"/>
                <w:rPrChange w:id="181" w:author="Sophie Emilie Søborg Agger" w:date="2020-06-24T13:52:00Z">
                  <w:rPr>
                    <w:del w:id="182" w:author="Sophie Emilie Søborg Agger" w:date="2020-06-23T10:25:00Z"/>
                    <w:rFonts w:ascii="Calibri" w:eastAsia="Times New Roman" w:hAnsi="Calibri" w:cs="Calibri"/>
                    <w:color w:val="000000"/>
                    <w:lang w:val="da-DK"/>
                  </w:rPr>
                </w:rPrChange>
              </w:rPr>
            </w:pPr>
            <w:del w:id="183" w:author="Sophie Emilie Søborg Agger" w:date="2020-06-23T10:25:00Z">
              <w:r w:rsidRPr="00BF3C97" w:rsidDel="00371D58">
                <w:rPr>
                  <w:rFonts w:ascii="Calibri" w:eastAsia="Times New Roman" w:hAnsi="Calibri" w:cs="Calibri"/>
                  <w:color w:val="000000"/>
                  <w:sz w:val="16"/>
                  <w:szCs w:val="16"/>
                  <w:rPrChange w:id="184" w:author="Sophie Emilie Søborg Agger" w:date="2020-06-24T13:52:00Z">
                    <w:rPr>
                      <w:rFonts w:ascii="Calibri" w:eastAsia="Times New Roman" w:hAnsi="Calibri" w:cs="Calibri"/>
                      <w:color w:val="000000"/>
                      <w:lang w:val="da-DK"/>
                    </w:rPr>
                  </w:rPrChange>
                </w:rPr>
                <w:delText>5.05</w:delText>
              </w:r>
            </w:del>
          </w:p>
        </w:tc>
        <w:tc>
          <w:tcPr>
            <w:tcW w:w="604" w:type="dxa"/>
            <w:noWrap/>
            <w:hideMark/>
          </w:tcPr>
          <w:p w14:paraId="1B4864E1" w14:textId="73F1C83B" w:rsidR="00371D58" w:rsidRPr="00BF3C97" w:rsidDel="00371D58" w:rsidRDefault="00371D58" w:rsidP="00371D58">
            <w:pPr>
              <w:jc w:val="right"/>
              <w:cnfStyle w:val="000000100000" w:firstRow="0" w:lastRow="0" w:firstColumn="0" w:lastColumn="0" w:oddVBand="0" w:evenVBand="0" w:oddHBand="1" w:evenHBand="0" w:firstRowFirstColumn="0" w:firstRowLastColumn="0" w:lastRowFirstColumn="0" w:lastRowLastColumn="0"/>
              <w:rPr>
                <w:del w:id="185" w:author="Sophie Emilie Søborg Agger" w:date="2020-06-23T10:25:00Z"/>
                <w:rFonts w:ascii="Calibri" w:eastAsia="Times New Roman" w:hAnsi="Calibri" w:cs="Calibri"/>
                <w:color w:val="000000"/>
                <w:sz w:val="16"/>
                <w:szCs w:val="16"/>
                <w:rPrChange w:id="186" w:author="Sophie Emilie Søborg Agger" w:date="2020-06-24T13:52:00Z">
                  <w:rPr>
                    <w:del w:id="187" w:author="Sophie Emilie Søborg Agger" w:date="2020-06-23T10:25:00Z"/>
                    <w:rFonts w:ascii="Calibri" w:eastAsia="Times New Roman" w:hAnsi="Calibri" w:cs="Calibri"/>
                    <w:color w:val="000000"/>
                    <w:lang w:val="da-DK"/>
                  </w:rPr>
                </w:rPrChange>
              </w:rPr>
            </w:pPr>
            <w:del w:id="188" w:author="Sophie Emilie Søborg Agger" w:date="2020-06-23T10:25:00Z">
              <w:r w:rsidRPr="00BF3C97" w:rsidDel="00371D58">
                <w:rPr>
                  <w:rFonts w:ascii="Calibri" w:eastAsia="Times New Roman" w:hAnsi="Calibri" w:cs="Calibri"/>
                  <w:color w:val="000000"/>
                  <w:sz w:val="16"/>
                  <w:szCs w:val="16"/>
                  <w:rPrChange w:id="189" w:author="Sophie Emilie Søborg Agger" w:date="2020-06-24T13:52:00Z">
                    <w:rPr>
                      <w:rFonts w:ascii="Calibri" w:eastAsia="Times New Roman" w:hAnsi="Calibri" w:cs="Calibri"/>
                      <w:color w:val="000000"/>
                      <w:lang w:val="da-DK"/>
                    </w:rPr>
                  </w:rPrChange>
                </w:rPr>
                <w:delText>0.74</w:delText>
              </w:r>
            </w:del>
          </w:p>
        </w:tc>
        <w:tc>
          <w:tcPr>
            <w:tcW w:w="762" w:type="dxa"/>
            <w:noWrap/>
            <w:hideMark/>
          </w:tcPr>
          <w:p w14:paraId="4352CE93" w14:textId="6E4EE67C" w:rsidR="00371D58" w:rsidRPr="00BF3C97" w:rsidDel="00371D58" w:rsidRDefault="00371D58" w:rsidP="00371D58">
            <w:pPr>
              <w:jc w:val="right"/>
              <w:cnfStyle w:val="000000100000" w:firstRow="0" w:lastRow="0" w:firstColumn="0" w:lastColumn="0" w:oddVBand="0" w:evenVBand="0" w:oddHBand="1" w:evenHBand="0" w:firstRowFirstColumn="0" w:firstRowLastColumn="0" w:lastRowFirstColumn="0" w:lastRowLastColumn="0"/>
              <w:rPr>
                <w:del w:id="190" w:author="Sophie Emilie Søborg Agger" w:date="2020-06-23T10:25:00Z"/>
                <w:rFonts w:ascii="Calibri" w:eastAsia="Times New Roman" w:hAnsi="Calibri" w:cs="Calibri"/>
                <w:color w:val="000000"/>
                <w:sz w:val="16"/>
                <w:szCs w:val="16"/>
                <w:rPrChange w:id="191" w:author="Sophie Emilie Søborg Agger" w:date="2020-06-24T13:52:00Z">
                  <w:rPr>
                    <w:del w:id="192" w:author="Sophie Emilie Søborg Agger" w:date="2020-06-23T10:25:00Z"/>
                    <w:rFonts w:ascii="Calibri" w:eastAsia="Times New Roman" w:hAnsi="Calibri" w:cs="Calibri"/>
                    <w:color w:val="000000"/>
                    <w:lang w:val="da-DK"/>
                  </w:rPr>
                </w:rPrChange>
              </w:rPr>
            </w:pPr>
            <w:del w:id="193" w:author="Sophie Emilie Søborg Agger" w:date="2020-06-23T10:25:00Z">
              <w:r w:rsidRPr="00BF3C97" w:rsidDel="00371D58">
                <w:rPr>
                  <w:rFonts w:ascii="Calibri" w:eastAsia="Times New Roman" w:hAnsi="Calibri" w:cs="Calibri"/>
                  <w:color w:val="000000"/>
                  <w:sz w:val="16"/>
                  <w:szCs w:val="16"/>
                  <w:rPrChange w:id="194" w:author="Sophie Emilie Søborg Agger" w:date="2020-06-24T13:52:00Z">
                    <w:rPr>
                      <w:rFonts w:ascii="Calibri" w:eastAsia="Times New Roman" w:hAnsi="Calibri" w:cs="Calibri"/>
                      <w:color w:val="000000"/>
                      <w:lang w:val="da-DK"/>
                    </w:rPr>
                  </w:rPrChange>
                </w:rPr>
                <w:delText>0.03</w:delText>
              </w:r>
            </w:del>
          </w:p>
        </w:tc>
        <w:tc>
          <w:tcPr>
            <w:tcW w:w="557" w:type="dxa"/>
            <w:noWrap/>
            <w:hideMark/>
          </w:tcPr>
          <w:p w14:paraId="5ACBB824" w14:textId="17EA688E" w:rsidR="00371D58" w:rsidRPr="00BF3C97" w:rsidDel="00371D58" w:rsidRDefault="00371D58" w:rsidP="00371D58">
            <w:pPr>
              <w:cnfStyle w:val="000000100000" w:firstRow="0" w:lastRow="0" w:firstColumn="0" w:lastColumn="0" w:oddVBand="0" w:evenVBand="0" w:oddHBand="1" w:evenHBand="0" w:firstRowFirstColumn="0" w:firstRowLastColumn="0" w:lastRowFirstColumn="0" w:lastRowLastColumn="0"/>
              <w:rPr>
                <w:del w:id="195" w:author="Sophie Emilie Søborg Agger" w:date="2020-06-23T10:25:00Z"/>
                <w:rFonts w:ascii="Calibri" w:eastAsia="Times New Roman" w:hAnsi="Calibri" w:cs="Calibri"/>
                <w:color w:val="000000"/>
                <w:sz w:val="16"/>
                <w:szCs w:val="16"/>
                <w:rPrChange w:id="196" w:author="Sophie Emilie Søborg Agger" w:date="2020-06-24T13:52:00Z">
                  <w:rPr>
                    <w:del w:id="197" w:author="Sophie Emilie Søborg Agger" w:date="2020-06-23T10:25:00Z"/>
                    <w:rFonts w:ascii="Calibri" w:eastAsia="Times New Roman" w:hAnsi="Calibri" w:cs="Calibri"/>
                    <w:color w:val="000000"/>
                    <w:lang w:val="da-DK"/>
                  </w:rPr>
                </w:rPrChange>
              </w:rPr>
            </w:pPr>
            <w:del w:id="198" w:author="Sophie Emilie Søborg Agger" w:date="2020-06-23T10:25:00Z">
              <w:r w:rsidRPr="00BF3C97" w:rsidDel="00371D58">
                <w:rPr>
                  <w:rFonts w:ascii="Calibri" w:eastAsia="Times New Roman" w:hAnsi="Calibri" w:cs="Calibri"/>
                  <w:color w:val="000000"/>
                  <w:sz w:val="16"/>
                  <w:szCs w:val="16"/>
                  <w:rPrChange w:id="199" w:author="Sophie Emilie Søborg Agger" w:date="2020-06-24T13:52:00Z">
                    <w:rPr>
                      <w:rFonts w:ascii="Calibri" w:eastAsia="Times New Roman" w:hAnsi="Calibri" w:cs="Calibri"/>
                      <w:color w:val="000000"/>
                      <w:lang w:val="da-DK"/>
                    </w:rPr>
                  </w:rPrChange>
                </w:rPr>
                <w:delText>-</w:delText>
              </w:r>
            </w:del>
          </w:p>
        </w:tc>
        <w:tc>
          <w:tcPr>
            <w:tcW w:w="1247" w:type="dxa"/>
            <w:noWrap/>
            <w:hideMark/>
          </w:tcPr>
          <w:p w14:paraId="546415A4" w14:textId="6F57B02A" w:rsidR="00371D58" w:rsidRPr="00BF3C97" w:rsidDel="00371D58" w:rsidRDefault="00371D58" w:rsidP="00371D58">
            <w:pPr>
              <w:cnfStyle w:val="000000100000" w:firstRow="0" w:lastRow="0" w:firstColumn="0" w:lastColumn="0" w:oddVBand="0" w:evenVBand="0" w:oddHBand="1" w:evenHBand="0" w:firstRowFirstColumn="0" w:firstRowLastColumn="0" w:lastRowFirstColumn="0" w:lastRowLastColumn="0"/>
              <w:rPr>
                <w:del w:id="200" w:author="Sophie Emilie Søborg Agger" w:date="2020-06-23T10:25:00Z"/>
                <w:rFonts w:ascii="Calibri" w:eastAsia="Times New Roman" w:hAnsi="Calibri" w:cs="Calibri"/>
                <w:color w:val="000000"/>
                <w:sz w:val="16"/>
                <w:szCs w:val="16"/>
                <w:rPrChange w:id="201" w:author="Sophie Emilie Søborg Agger" w:date="2020-06-24T13:52:00Z">
                  <w:rPr>
                    <w:del w:id="202" w:author="Sophie Emilie Søborg Agger" w:date="2020-06-23T10:25:00Z"/>
                    <w:rFonts w:ascii="Calibri" w:eastAsia="Times New Roman" w:hAnsi="Calibri" w:cs="Calibri"/>
                    <w:color w:val="000000"/>
                    <w:lang w:val="da-DK"/>
                  </w:rPr>
                </w:rPrChange>
              </w:rPr>
            </w:pPr>
            <w:del w:id="203" w:author="Sophie Emilie Søborg Agger" w:date="2020-06-23T10:25:00Z">
              <w:r w:rsidRPr="00BF3C97" w:rsidDel="00371D58">
                <w:rPr>
                  <w:rFonts w:ascii="Calibri" w:eastAsia="Times New Roman" w:hAnsi="Calibri" w:cs="Calibri"/>
                  <w:color w:val="000000"/>
                  <w:sz w:val="16"/>
                  <w:szCs w:val="16"/>
                  <w:rPrChange w:id="204" w:author="Sophie Emilie Søborg Agger" w:date="2020-06-24T13:52:00Z">
                    <w:rPr>
                      <w:rFonts w:ascii="Calibri" w:eastAsia="Times New Roman" w:hAnsi="Calibri" w:cs="Calibri"/>
                      <w:color w:val="000000"/>
                      <w:lang w:val="da-DK"/>
                    </w:rPr>
                  </w:rPrChange>
                </w:rPr>
                <w:delText>IMPACT=MODIFIER;STRAND=1</w:delText>
              </w:r>
            </w:del>
          </w:p>
        </w:tc>
        <w:tc>
          <w:tcPr>
            <w:tcW w:w="999" w:type="dxa"/>
            <w:noWrap/>
            <w:hideMark/>
          </w:tcPr>
          <w:p w14:paraId="1E9F293E" w14:textId="43827847" w:rsidR="00371D58" w:rsidRPr="00BF3C97" w:rsidDel="00371D58" w:rsidRDefault="00371D58" w:rsidP="00371D58">
            <w:pPr>
              <w:jc w:val="right"/>
              <w:cnfStyle w:val="000000100000" w:firstRow="0" w:lastRow="0" w:firstColumn="0" w:lastColumn="0" w:oddVBand="0" w:evenVBand="0" w:oddHBand="1" w:evenHBand="0" w:firstRowFirstColumn="0" w:firstRowLastColumn="0" w:lastRowFirstColumn="0" w:lastRowLastColumn="0"/>
              <w:rPr>
                <w:del w:id="205" w:author="Sophie Emilie Søborg Agger" w:date="2020-06-23T10:25:00Z"/>
                <w:rFonts w:ascii="Calibri" w:eastAsia="Times New Roman" w:hAnsi="Calibri" w:cs="Calibri"/>
                <w:color w:val="000000"/>
                <w:sz w:val="16"/>
                <w:szCs w:val="16"/>
                <w:rPrChange w:id="206" w:author="Sophie Emilie Søborg Agger" w:date="2020-06-24T13:52:00Z">
                  <w:rPr>
                    <w:del w:id="207" w:author="Sophie Emilie Søborg Agger" w:date="2020-06-23T10:25:00Z"/>
                    <w:rFonts w:ascii="Calibri" w:eastAsia="Times New Roman" w:hAnsi="Calibri" w:cs="Calibri"/>
                    <w:color w:val="000000"/>
                    <w:lang w:val="da-DK"/>
                  </w:rPr>
                </w:rPrChange>
              </w:rPr>
            </w:pPr>
            <w:del w:id="208" w:author="Sophie Emilie Søborg Agger" w:date="2020-06-23T10:25:00Z">
              <w:r w:rsidRPr="00BF3C97" w:rsidDel="00371D58">
                <w:rPr>
                  <w:rFonts w:ascii="Calibri" w:eastAsia="Times New Roman" w:hAnsi="Calibri" w:cs="Calibri"/>
                  <w:color w:val="000000"/>
                  <w:sz w:val="16"/>
                  <w:szCs w:val="16"/>
                  <w:rPrChange w:id="209" w:author="Sophie Emilie Søborg Agger" w:date="2020-06-24T13:52:00Z">
                    <w:rPr>
                      <w:rFonts w:ascii="Calibri" w:eastAsia="Times New Roman" w:hAnsi="Calibri" w:cs="Calibri"/>
                      <w:color w:val="000000"/>
                      <w:lang w:val="da-DK"/>
                    </w:rPr>
                  </w:rPrChange>
                </w:rPr>
                <w:delText>38</w:delText>
              </w:r>
            </w:del>
          </w:p>
        </w:tc>
        <w:tc>
          <w:tcPr>
            <w:tcW w:w="921" w:type="dxa"/>
            <w:noWrap/>
            <w:hideMark/>
          </w:tcPr>
          <w:p w14:paraId="5AFE023E" w14:textId="4A43E508" w:rsidR="00371D58" w:rsidRPr="00BF3C97" w:rsidDel="00371D58" w:rsidRDefault="00371D58" w:rsidP="00371D58">
            <w:pPr>
              <w:jc w:val="right"/>
              <w:cnfStyle w:val="000000100000" w:firstRow="0" w:lastRow="0" w:firstColumn="0" w:lastColumn="0" w:oddVBand="0" w:evenVBand="0" w:oddHBand="1" w:evenHBand="0" w:firstRowFirstColumn="0" w:firstRowLastColumn="0" w:lastRowFirstColumn="0" w:lastRowLastColumn="0"/>
              <w:rPr>
                <w:del w:id="210" w:author="Sophie Emilie Søborg Agger" w:date="2020-06-23T10:25:00Z"/>
                <w:rFonts w:ascii="Calibri" w:eastAsia="Times New Roman" w:hAnsi="Calibri" w:cs="Calibri"/>
                <w:color w:val="000000"/>
                <w:sz w:val="16"/>
                <w:szCs w:val="16"/>
                <w:rPrChange w:id="211" w:author="Sophie Emilie Søborg Agger" w:date="2020-06-24T13:52:00Z">
                  <w:rPr>
                    <w:del w:id="212" w:author="Sophie Emilie Søborg Agger" w:date="2020-06-23T10:25:00Z"/>
                    <w:rFonts w:ascii="Calibri" w:eastAsia="Times New Roman" w:hAnsi="Calibri" w:cs="Calibri"/>
                    <w:color w:val="000000"/>
                    <w:lang w:val="da-DK"/>
                  </w:rPr>
                </w:rPrChange>
              </w:rPr>
            </w:pPr>
            <w:del w:id="213" w:author="Sophie Emilie Søborg Agger" w:date="2020-06-23T10:25:00Z">
              <w:r w:rsidRPr="00BF3C97" w:rsidDel="00371D58">
                <w:rPr>
                  <w:rFonts w:ascii="Calibri" w:eastAsia="Times New Roman" w:hAnsi="Calibri" w:cs="Calibri"/>
                  <w:color w:val="000000"/>
                  <w:sz w:val="16"/>
                  <w:szCs w:val="16"/>
                  <w:rPrChange w:id="214" w:author="Sophie Emilie Søborg Agger" w:date="2020-06-24T13:52:00Z">
                    <w:rPr>
                      <w:rFonts w:ascii="Calibri" w:eastAsia="Times New Roman" w:hAnsi="Calibri" w:cs="Calibri"/>
                      <w:color w:val="000000"/>
                      <w:lang w:val="da-DK"/>
                    </w:rPr>
                  </w:rPrChange>
                </w:rPr>
                <w:delText>316</w:delText>
              </w:r>
            </w:del>
          </w:p>
        </w:tc>
      </w:tr>
      <w:tr w:rsidR="00371D58" w:rsidRPr="00BF3C97" w:rsidDel="00371D58" w14:paraId="6C9073F8" w14:textId="596C0C13" w:rsidTr="00371D58">
        <w:trPr>
          <w:divId w:val="23947158"/>
          <w:trHeight w:val="320"/>
          <w:del w:id="215" w:author="Sophie Emilie Søborg Agger" w:date="2020-06-23T10:25:00Z"/>
        </w:trPr>
        <w:tc>
          <w:tcPr>
            <w:cnfStyle w:val="001000000000" w:firstRow="0" w:lastRow="0" w:firstColumn="1" w:lastColumn="0" w:oddVBand="0" w:evenVBand="0" w:oddHBand="0" w:evenHBand="0" w:firstRowFirstColumn="0" w:firstRowLastColumn="0" w:lastRowFirstColumn="0" w:lastRowLastColumn="0"/>
            <w:tcW w:w="1271" w:type="dxa"/>
            <w:noWrap/>
            <w:hideMark/>
          </w:tcPr>
          <w:p w14:paraId="35754448" w14:textId="6792B001" w:rsidR="00371D58" w:rsidRPr="00BF3C97" w:rsidDel="00371D58" w:rsidRDefault="00371D58" w:rsidP="00371D58">
            <w:pPr>
              <w:rPr>
                <w:del w:id="216" w:author="Sophie Emilie Søborg Agger" w:date="2020-06-23T10:25:00Z"/>
                <w:rFonts w:ascii="Calibri" w:eastAsia="Times New Roman" w:hAnsi="Calibri" w:cs="Calibri"/>
                <w:color w:val="000000"/>
                <w:sz w:val="16"/>
                <w:szCs w:val="16"/>
                <w:rPrChange w:id="217" w:author="Sophie Emilie Søborg Agger" w:date="2020-06-24T13:52:00Z">
                  <w:rPr>
                    <w:del w:id="218" w:author="Sophie Emilie Søborg Agger" w:date="2020-06-23T10:25:00Z"/>
                    <w:rFonts w:ascii="Calibri" w:eastAsia="Times New Roman" w:hAnsi="Calibri" w:cs="Calibri"/>
                    <w:color w:val="000000"/>
                    <w:lang w:val="da-DK"/>
                  </w:rPr>
                </w:rPrChange>
              </w:rPr>
            </w:pPr>
            <w:del w:id="219" w:author="Sophie Emilie Søborg Agger" w:date="2020-06-23T10:25:00Z">
              <w:r w:rsidRPr="00BF3C97" w:rsidDel="00371D58">
                <w:rPr>
                  <w:rFonts w:ascii="Calibri" w:eastAsia="Times New Roman" w:hAnsi="Calibri" w:cs="Calibri"/>
                  <w:color w:val="000000"/>
                  <w:sz w:val="16"/>
                  <w:szCs w:val="16"/>
                  <w:rPrChange w:id="220" w:author="Sophie Emilie Søborg Agger" w:date="2020-06-24T13:52:00Z">
                    <w:rPr>
                      <w:rFonts w:ascii="Calibri" w:eastAsia="Times New Roman" w:hAnsi="Calibri" w:cs="Calibri"/>
                      <w:color w:val="000000"/>
                      <w:lang w:val="da-DK"/>
                    </w:rPr>
                  </w:rPrChange>
                </w:rPr>
                <w:delText>Renal dysplasia</w:delText>
              </w:r>
            </w:del>
          </w:p>
        </w:tc>
        <w:tc>
          <w:tcPr>
            <w:tcW w:w="709" w:type="dxa"/>
            <w:noWrap/>
            <w:hideMark/>
          </w:tcPr>
          <w:p w14:paraId="6EC94F27" w14:textId="4D81CEB0" w:rsidR="00371D58" w:rsidRPr="00BF3C97" w:rsidDel="00371D58" w:rsidRDefault="00371D58" w:rsidP="00371D58">
            <w:pPr>
              <w:cnfStyle w:val="000000000000" w:firstRow="0" w:lastRow="0" w:firstColumn="0" w:lastColumn="0" w:oddVBand="0" w:evenVBand="0" w:oddHBand="0" w:evenHBand="0" w:firstRowFirstColumn="0" w:firstRowLastColumn="0" w:lastRowFirstColumn="0" w:lastRowLastColumn="0"/>
              <w:rPr>
                <w:del w:id="221" w:author="Sophie Emilie Søborg Agger" w:date="2020-06-23T10:25:00Z"/>
                <w:rFonts w:ascii="Calibri" w:eastAsia="Times New Roman" w:hAnsi="Calibri" w:cs="Calibri"/>
                <w:color w:val="000000"/>
                <w:sz w:val="16"/>
                <w:szCs w:val="16"/>
                <w:rPrChange w:id="222" w:author="Sophie Emilie Søborg Agger" w:date="2020-06-24T13:52:00Z">
                  <w:rPr>
                    <w:del w:id="223" w:author="Sophie Emilie Søborg Agger" w:date="2020-06-23T10:25:00Z"/>
                    <w:rFonts w:ascii="Calibri" w:eastAsia="Times New Roman" w:hAnsi="Calibri" w:cs="Calibri"/>
                    <w:color w:val="000000"/>
                    <w:lang w:val="da-DK"/>
                  </w:rPr>
                </w:rPrChange>
              </w:rPr>
            </w:pPr>
            <w:del w:id="224" w:author="Sophie Emilie Søborg Agger" w:date="2020-06-23T10:25:00Z">
              <w:r w:rsidRPr="00BF3C97" w:rsidDel="00371D58">
                <w:rPr>
                  <w:rFonts w:ascii="Calibri" w:eastAsia="Times New Roman" w:hAnsi="Calibri" w:cs="Calibri"/>
                  <w:color w:val="000000"/>
                  <w:sz w:val="16"/>
                  <w:szCs w:val="16"/>
                  <w:rPrChange w:id="225" w:author="Sophie Emilie Søborg Agger" w:date="2020-06-24T13:52:00Z">
                    <w:rPr>
                      <w:rFonts w:ascii="Calibri" w:eastAsia="Times New Roman" w:hAnsi="Calibri" w:cs="Calibri"/>
                      <w:color w:val="000000"/>
                      <w:lang w:val="da-DK"/>
                    </w:rPr>
                  </w:rPrChange>
                </w:rPr>
                <w:delText>Intron variant</w:delText>
              </w:r>
            </w:del>
          </w:p>
        </w:tc>
        <w:tc>
          <w:tcPr>
            <w:tcW w:w="709" w:type="dxa"/>
            <w:noWrap/>
            <w:hideMark/>
          </w:tcPr>
          <w:p w14:paraId="3BEE7292" w14:textId="2DE0F6EC" w:rsidR="00371D58" w:rsidRPr="00BF3C97" w:rsidDel="00371D58" w:rsidRDefault="00371D58" w:rsidP="00371D58">
            <w:pPr>
              <w:cnfStyle w:val="000000000000" w:firstRow="0" w:lastRow="0" w:firstColumn="0" w:lastColumn="0" w:oddVBand="0" w:evenVBand="0" w:oddHBand="0" w:evenHBand="0" w:firstRowFirstColumn="0" w:firstRowLastColumn="0" w:lastRowFirstColumn="0" w:lastRowLastColumn="0"/>
              <w:rPr>
                <w:del w:id="226" w:author="Sophie Emilie Søborg Agger" w:date="2020-06-23T10:25:00Z"/>
                <w:rFonts w:ascii="Calibri" w:eastAsia="Times New Roman" w:hAnsi="Calibri" w:cs="Calibri"/>
                <w:color w:val="000000"/>
                <w:sz w:val="16"/>
                <w:szCs w:val="16"/>
                <w:rPrChange w:id="227" w:author="Sophie Emilie Søborg Agger" w:date="2020-06-24T13:52:00Z">
                  <w:rPr>
                    <w:del w:id="228" w:author="Sophie Emilie Søborg Agger" w:date="2020-06-23T10:25:00Z"/>
                    <w:rFonts w:ascii="Calibri" w:eastAsia="Times New Roman" w:hAnsi="Calibri" w:cs="Calibri"/>
                    <w:color w:val="000000"/>
                    <w:lang w:val="da-DK"/>
                  </w:rPr>
                </w:rPrChange>
              </w:rPr>
            </w:pPr>
            <w:del w:id="229" w:author="Sophie Emilie Søborg Agger" w:date="2020-06-23T10:25:00Z">
              <w:r w:rsidRPr="00BF3C97" w:rsidDel="00371D58">
                <w:rPr>
                  <w:rFonts w:ascii="Calibri" w:eastAsia="Times New Roman" w:hAnsi="Calibri" w:cs="Calibri"/>
                  <w:color w:val="000000"/>
                  <w:sz w:val="16"/>
                  <w:szCs w:val="16"/>
                  <w:rPrChange w:id="230" w:author="Sophie Emilie Søborg Agger" w:date="2020-06-24T13:52:00Z">
                    <w:rPr>
                      <w:rFonts w:ascii="Calibri" w:eastAsia="Times New Roman" w:hAnsi="Calibri" w:cs="Calibri"/>
                      <w:color w:val="000000"/>
                      <w:lang w:val="da-DK"/>
                    </w:rPr>
                  </w:rPrChange>
                </w:rPr>
                <w:delText>CHD7</w:delText>
              </w:r>
            </w:del>
          </w:p>
        </w:tc>
        <w:tc>
          <w:tcPr>
            <w:tcW w:w="1364" w:type="dxa"/>
            <w:noWrap/>
            <w:hideMark/>
          </w:tcPr>
          <w:p w14:paraId="42DB33A8" w14:textId="44922DCE" w:rsidR="00371D58" w:rsidRPr="00BF3C97" w:rsidDel="00371D58" w:rsidRDefault="00371D58" w:rsidP="00371D58">
            <w:pPr>
              <w:cnfStyle w:val="000000000000" w:firstRow="0" w:lastRow="0" w:firstColumn="0" w:lastColumn="0" w:oddVBand="0" w:evenVBand="0" w:oddHBand="0" w:evenHBand="0" w:firstRowFirstColumn="0" w:firstRowLastColumn="0" w:lastRowFirstColumn="0" w:lastRowLastColumn="0"/>
              <w:rPr>
                <w:del w:id="231" w:author="Sophie Emilie Søborg Agger" w:date="2020-06-23T10:25:00Z"/>
                <w:rFonts w:ascii="Calibri" w:eastAsia="Times New Roman" w:hAnsi="Calibri" w:cs="Calibri"/>
                <w:color w:val="000000"/>
                <w:sz w:val="16"/>
                <w:szCs w:val="16"/>
                <w:rPrChange w:id="232" w:author="Sophie Emilie Søborg Agger" w:date="2020-06-24T13:52:00Z">
                  <w:rPr>
                    <w:del w:id="233" w:author="Sophie Emilie Søborg Agger" w:date="2020-06-23T10:25:00Z"/>
                    <w:rFonts w:ascii="Calibri" w:eastAsia="Times New Roman" w:hAnsi="Calibri" w:cs="Calibri"/>
                    <w:color w:val="000000"/>
                    <w:lang w:val="da-DK"/>
                  </w:rPr>
                </w:rPrChange>
              </w:rPr>
            </w:pPr>
            <w:del w:id="234" w:author="Sophie Emilie Søborg Agger" w:date="2020-06-23T10:25:00Z">
              <w:r w:rsidRPr="00BF3C97" w:rsidDel="00371D58">
                <w:rPr>
                  <w:rFonts w:ascii="Calibri" w:eastAsia="Times New Roman" w:hAnsi="Calibri" w:cs="Calibri"/>
                  <w:color w:val="000000"/>
                  <w:sz w:val="16"/>
                  <w:szCs w:val="16"/>
                  <w:rPrChange w:id="235" w:author="Sophie Emilie Søborg Agger" w:date="2020-06-24T13:52:00Z">
                    <w:rPr>
                      <w:rFonts w:ascii="Calibri" w:eastAsia="Times New Roman" w:hAnsi="Calibri" w:cs="Calibri"/>
                      <w:color w:val="000000"/>
                      <w:lang w:val="da-DK"/>
                    </w:rPr>
                  </w:rPrChange>
                </w:rPr>
                <w:delText>chr29:11175957</w:delText>
              </w:r>
            </w:del>
          </w:p>
        </w:tc>
        <w:tc>
          <w:tcPr>
            <w:tcW w:w="580" w:type="dxa"/>
            <w:noWrap/>
            <w:hideMark/>
          </w:tcPr>
          <w:p w14:paraId="6E597956" w14:textId="4C17AE5D" w:rsidR="00371D58" w:rsidRPr="00BF3C97" w:rsidDel="00371D58" w:rsidRDefault="00371D58" w:rsidP="00371D58">
            <w:pPr>
              <w:jc w:val="right"/>
              <w:cnfStyle w:val="000000000000" w:firstRow="0" w:lastRow="0" w:firstColumn="0" w:lastColumn="0" w:oddVBand="0" w:evenVBand="0" w:oddHBand="0" w:evenHBand="0" w:firstRowFirstColumn="0" w:firstRowLastColumn="0" w:lastRowFirstColumn="0" w:lastRowLastColumn="0"/>
              <w:rPr>
                <w:del w:id="236" w:author="Sophie Emilie Søborg Agger" w:date="2020-06-23T10:25:00Z"/>
                <w:rFonts w:ascii="Calibri" w:eastAsia="Times New Roman" w:hAnsi="Calibri" w:cs="Calibri"/>
                <w:color w:val="000000"/>
                <w:sz w:val="16"/>
                <w:szCs w:val="16"/>
                <w:rPrChange w:id="237" w:author="Sophie Emilie Søborg Agger" w:date="2020-06-24T13:52:00Z">
                  <w:rPr>
                    <w:del w:id="238" w:author="Sophie Emilie Søborg Agger" w:date="2020-06-23T10:25:00Z"/>
                    <w:rFonts w:ascii="Calibri" w:eastAsia="Times New Roman" w:hAnsi="Calibri" w:cs="Calibri"/>
                    <w:color w:val="000000"/>
                    <w:lang w:val="da-DK"/>
                  </w:rPr>
                </w:rPrChange>
              </w:rPr>
            </w:pPr>
            <w:del w:id="239" w:author="Sophie Emilie Søborg Agger" w:date="2020-06-23T10:25:00Z">
              <w:r w:rsidRPr="00BF3C97" w:rsidDel="00371D58">
                <w:rPr>
                  <w:rFonts w:ascii="Calibri" w:eastAsia="Times New Roman" w:hAnsi="Calibri" w:cs="Calibri"/>
                  <w:color w:val="000000"/>
                  <w:sz w:val="16"/>
                  <w:szCs w:val="16"/>
                  <w:rPrChange w:id="240" w:author="Sophie Emilie Søborg Agger" w:date="2020-06-24T13:52:00Z">
                    <w:rPr>
                      <w:rFonts w:ascii="Calibri" w:eastAsia="Times New Roman" w:hAnsi="Calibri" w:cs="Calibri"/>
                      <w:color w:val="000000"/>
                      <w:lang w:val="da-DK"/>
                    </w:rPr>
                  </w:rPrChange>
                </w:rPr>
                <w:delText>0.90</w:delText>
              </w:r>
            </w:del>
          </w:p>
        </w:tc>
        <w:tc>
          <w:tcPr>
            <w:tcW w:w="472" w:type="dxa"/>
            <w:noWrap/>
            <w:hideMark/>
          </w:tcPr>
          <w:p w14:paraId="7990D91E" w14:textId="7BC8D784" w:rsidR="00371D58" w:rsidRPr="00BF3C97" w:rsidDel="00371D58" w:rsidRDefault="00371D58" w:rsidP="00371D58">
            <w:pPr>
              <w:jc w:val="right"/>
              <w:cnfStyle w:val="000000000000" w:firstRow="0" w:lastRow="0" w:firstColumn="0" w:lastColumn="0" w:oddVBand="0" w:evenVBand="0" w:oddHBand="0" w:evenHBand="0" w:firstRowFirstColumn="0" w:firstRowLastColumn="0" w:lastRowFirstColumn="0" w:lastRowLastColumn="0"/>
              <w:rPr>
                <w:del w:id="241" w:author="Sophie Emilie Søborg Agger" w:date="2020-06-23T10:25:00Z"/>
                <w:rFonts w:ascii="Calibri" w:eastAsia="Times New Roman" w:hAnsi="Calibri" w:cs="Calibri"/>
                <w:color w:val="000000"/>
                <w:sz w:val="16"/>
                <w:szCs w:val="16"/>
                <w:rPrChange w:id="242" w:author="Sophie Emilie Søborg Agger" w:date="2020-06-24T13:52:00Z">
                  <w:rPr>
                    <w:del w:id="243" w:author="Sophie Emilie Søborg Agger" w:date="2020-06-23T10:25:00Z"/>
                    <w:rFonts w:ascii="Calibri" w:eastAsia="Times New Roman" w:hAnsi="Calibri" w:cs="Calibri"/>
                    <w:color w:val="000000"/>
                    <w:lang w:val="da-DK"/>
                  </w:rPr>
                </w:rPrChange>
              </w:rPr>
            </w:pPr>
            <w:del w:id="244" w:author="Sophie Emilie Søborg Agger" w:date="2020-06-23T10:25:00Z">
              <w:r w:rsidRPr="00BF3C97" w:rsidDel="00371D58">
                <w:rPr>
                  <w:rFonts w:ascii="Calibri" w:eastAsia="Times New Roman" w:hAnsi="Calibri" w:cs="Calibri"/>
                  <w:color w:val="000000"/>
                  <w:sz w:val="16"/>
                  <w:szCs w:val="16"/>
                  <w:rPrChange w:id="245" w:author="Sophie Emilie Søborg Agger" w:date="2020-06-24T13:52:00Z">
                    <w:rPr>
                      <w:rFonts w:ascii="Calibri" w:eastAsia="Times New Roman" w:hAnsi="Calibri" w:cs="Calibri"/>
                      <w:color w:val="000000"/>
                      <w:lang w:val="da-DK"/>
                    </w:rPr>
                  </w:rPrChange>
                </w:rPr>
                <w:delText>5.05</w:delText>
              </w:r>
            </w:del>
          </w:p>
        </w:tc>
        <w:tc>
          <w:tcPr>
            <w:tcW w:w="604" w:type="dxa"/>
            <w:noWrap/>
            <w:hideMark/>
          </w:tcPr>
          <w:p w14:paraId="44E63DEC" w14:textId="32179E4D" w:rsidR="00371D58" w:rsidRPr="00BF3C97" w:rsidDel="00371D58" w:rsidRDefault="00371D58" w:rsidP="00371D58">
            <w:pPr>
              <w:jc w:val="right"/>
              <w:cnfStyle w:val="000000000000" w:firstRow="0" w:lastRow="0" w:firstColumn="0" w:lastColumn="0" w:oddVBand="0" w:evenVBand="0" w:oddHBand="0" w:evenHBand="0" w:firstRowFirstColumn="0" w:firstRowLastColumn="0" w:lastRowFirstColumn="0" w:lastRowLastColumn="0"/>
              <w:rPr>
                <w:del w:id="246" w:author="Sophie Emilie Søborg Agger" w:date="2020-06-23T10:25:00Z"/>
                <w:rFonts w:ascii="Calibri" w:eastAsia="Times New Roman" w:hAnsi="Calibri" w:cs="Calibri"/>
                <w:color w:val="000000"/>
                <w:sz w:val="16"/>
                <w:szCs w:val="16"/>
                <w:rPrChange w:id="247" w:author="Sophie Emilie Søborg Agger" w:date="2020-06-24T13:52:00Z">
                  <w:rPr>
                    <w:del w:id="248" w:author="Sophie Emilie Søborg Agger" w:date="2020-06-23T10:25:00Z"/>
                    <w:rFonts w:ascii="Calibri" w:eastAsia="Times New Roman" w:hAnsi="Calibri" w:cs="Calibri"/>
                    <w:color w:val="000000"/>
                    <w:lang w:val="da-DK"/>
                  </w:rPr>
                </w:rPrChange>
              </w:rPr>
            </w:pPr>
            <w:del w:id="249" w:author="Sophie Emilie Søborg Agger" w:date="2020-06-23T10:25:00Z">
              <w:r w:rsidRPr="00BF3C97" w:rsidDel="00371D58">
                <w:rPr>
                  <w:rFonts w:ascii="Calibri" w:eastAsia="Times New Roman" w:hAnsi="Calibri" w:cs="Calibri"/>
                  <w:color w:val="000000"/>
                  <w:sz w:val="16"/>
                  <w:szCs w:val="16"/>
                  <w:rPrChange w:id="250" w:author="Sophie Emilie Søborg Agger" w:date="2020-06-24T13:52:00Z">
                    <w:rPr>
                      <w:rFonts w:ascii="Calibri" w:eastAsia="Times New Roman" w:hAnsi="Calibri" w:cs="Calibri"/>
                      <w:color w:val="000000"/>
                      <w:lang w:val="da-DK"/>
                    </w:rPr>
                  </w:rPrChange>
                </w:rPr>
                <w:delText>0.74</w:delText>
              </w:r>
            </w:del>
          </w:p>
        </w:tc>
        <w:tc>
          <w:tcPr>
            <w:tcW w:w="762" w:type="dxa"/>
            <w:noWrap/>
            <w:hideMark/>
          </w:tcPr>
          <w:p w14:paraId="4FE26179" w14:textId="33D7912E" w:rsidR="00371D58" w:rsidRPr="00BF3C97" w:rsidDel="00371D58" w:rsidRDefault="00371D58" w:rsidP="00371D58">
            <w:pPr>
              <w:jc w:val="right"/>
              <w:cnfStyle w:val="000000000000" w:firstRow="0" w:lastRow="0" w:firstColumn="0" w:lastColumn="0" w:oddVBand="0" w:evenVBand="0" w:oddHBand="0" w:evenHBand="0" w:firstRowFirstColumn="0" w:firstRowLastColumn="0" w:lastRowFirstColumn="0" w:lastRowLastColumn="0"/>
              <w:rPr>
                <w:del w:id="251" w:author="Sophie Emilie Søborg Agger" w:date="2020-06-23T10:25:00Z"/>
                <w:rFonts w:ascii="Calibri" w:eastAsia="Times New Roman" w:hAnsi="Calibri" w:cs="Calibri"/>
                <w:color w:val="000000"/>
                <w:sz w:val="16"/>
                <w:szCs w:val="16"/>
                <w:rPrChange w:id="252" w:author="Sophie Emilie Søborg Agger" w:date="2020-06-24T13:52:00Z">
                  <w:rPr>
                    <w:del w:id="253" w:author="Sophie Emilie Søborg Agger" w:date="2020-06-23T10:25:00Z"/>
                    <w:rFonts w:ascii="Calibri" w:eastAsia="Times New Roman" w:hAnsi="Calibri" w:cs="Calibri"/>
                    <w:color w:val="000000"/>
                    <w:lang w:val="da-DK"/>
                  </w:rPr>
                </w:rPrChange>
              </w:rPr>
            </w:pPr>
            <w:del w:id="254" w:author="Sophie Emilie Søborg Agger" w:date="2020-06-23T10:25:00Z">
              <w:r w:rsidRPr="00BF3C97" w:rsidDel="00371D58">
                <w:rPr>
                  <w:rFonts w:ascii="Calibri" w:eastAsia="Times New Roman" w:hAnsi="Calibri" w:cs="Calibri"/>
                  <w:color w:val="000000"/>
                  <w:sz w:val="16"/>
                  <w:szCs w:val="16"/>
                  <w:rPrChange w:id="255" w:author="Sophie Emilie Søborg Agger" w:date="2020-06-24T13:52:00Z">
                    <w:rPr>
                      <w:rFonts w:ascii="Calibri" w:eastAsia="Times New Roman" w:hAnsi="Calibri" w:cs="Calibri"/>
                      <w:color w:val="000000"/>
                      <w:lang w:val="da-DK"/>
                    </w:rPr>
                  </w:rPrChange>
                </w:rPr>
                <w:delText>0.03</w:delText>
              </w:r>
            </w:del>
          </w:p>
        </w:tc>
        <w:tc>
          <w:tcPr>
            <w:tcW w:w="557" w:type="dxa"/>
            <w:noWrap/>
            <w:hideMark/>
          </w:tcPr>
          <w:p w14:paraId="3AC23786" w14:textId="68B5F30E" w:rsidR="00371D58" w:rsidRPr="00BF3C97" w:rsidDel="00371D58" w:rsidRDefault="00371D58" w:rsidP="00371D58">
            <w:pPr>
              <w:cnfStyle w:val="000000000000" w:firstRow="0" w:lastRow="0" w:firstColumn="0" w:lastColumn="0" w:oddVBand="0" w:evenVBand="0" w:oddHBand="0" w:evenHBand="0" w:firstRowFirstColumn="0" w:firstRowLastColumn="0" w:lastRowFirstColumn="0" w:lastRowLastColumn="0"/>
              <w:rPr>
                <w:del w:id="256" w:author="Sophie Emilie Søborg Agger" w:date="2020-06-23T10:25:00Z"/>
                <w:rFonts w:ascii="Calibri" w:eastAsia="Times New Roman" w:hAnsi="Calibri" w:cs="Calibri"/>
                <w:color w:val="000000"/>
                <w:sz w:val="16"/>
                <w:szCs w:val="16"/>
                <w:rPrChange w:id="257" w:author="Sophie Emilie Søborg Agger" w:date="2020-06-24T13:52:00Z">
                  <w:rPr>
                    <w:del w:id="258" w:author="Sophie Emilie Søborg Agger" w:date="2020-06-23T10:25:00Z"/>
                    <w:rFonts w:ascii="Calibri" w:eastAsia="Times New Roman" w:hAnsi="Calibri" w:cs="Calibri"/>
                    <w:color w:val="000000"/>
                    <w:lang w:val="da-DK"/>
                  </w:rPr>
                </w:rPrChange>
              </w:rPr>
            </w:pPr>
            <w:del w:id="259" w:author="Sophie Emilie Søborg Agger" w:date="2020-06-23T10:25:00Z">
              <w:r w:rsidRPr="00BF3C97" w:rsidDel="00371D58">
                <w:rPr>
                  <w:rFonts w:ascii="Calibri" w:eastAsia="Times New Roman" w:hAnsi="Calibri" w:cs="Calibri"/>
                  <w:color w:val="000000"/>
                  <w:sz w:val="16"/>
                  <w:szCs w:val="16"/>
                  <w:rPrChange w:id="260" w:author="Sophie Emilie Søborg Agger" w:date="2020-06-24T13:52:00Z">
                    <w:rPr>
                      <w:rFonts w:ascii="Calibri" w:eastAsia="Times New Roman" w:hAnsi="Calibri" w:cs="Calibri"/>
                      <w:color w:val="000000"/>
                      <w:lang w:val="da-DK"/>
                    </w:rPr>
                  </w:rPrChange>
                </w:rPr>
                <w:delText>-</w:delText>
              </w:r>
            </w:del>
          </w:p>
        </w:tc>
        <w:tc>
          <w:tcPr>
            <w:tcW w:w="1247" w:type="dxa"/>
            <w:noWrap/>
            <w:hideMark/>
          </w:tcPr>
          <w:p w14:paraId="47D8DDFB" w14:textId="054D8B67" w:rsidR="00371D58" w:rsidRPr="00BF3C97" w:rsidDel="00371D58" w:rsidRDefault="00371D58" w:rsidP="00371D58">
            <w:pPr>
              <w:cnfStyle w:val="000000000000" w:firstRow="0" w:lastRow="0" w:firstColumn="0" w:lastColumn="0" w:oddVBand="0" w:evenVBand="0" w:oddHBand="0" w:evenHBand="0" w:firstRowFirstColumn="0" w:firstRowLastColumn="0" w:lastRowFirstColumn="0" w:lastRowLastColumn="0"/>
              <w:rPr>
                <w:del w:id="261" w:author="Sophie Emilie Søborg Agger" w:date="2020-06-23T10:25:00Z"/>
                <w:rFonts w:ascii="Calibri" w:eastAsia="Times New Roman" w:hAnsi="Calibri" w:cs="Calibri"/>
                <w:color w:val="000000"/>
                <w:sz w:val="16"/>
                <w:szCs w:val="16"/>
                <w:rPrChange w:id="262" w:author="Sophie Emilie Søborg Agger" w:date="2020-06-24T13:52:00Z">
                  <w:rPr>
                    <w:del w:id="263" w:author="Sophie Emilie Søborg Agger" w:date="2020-06-23T10:25:00Z"/>
                    <w:rFonts w:ascii="Calibri" w:eastAsia="Times New Roman" w:hAnsi="Calibri" w:cs="Calibri"/>
                    <w:color w:val="000000"/>
                    <w:lang w:val="da-DK"/>
                  </w:rPr>
                </w:rPrChange>
              </w:rPr>
            </w:pPr>
            <w:del w:id="264" w:author="Sophie Emilie Søborg Agger" w:date="2020-06-23T10:25:00Z">
              <w:r w:rsidRPr="00BF3C97" w:rsidDel="00371D58">
                <w:rPr>
                  <w:rFonts w:ascii="Calibri" w:eastAsia="Times New Roman" w:hAnsi="Calibri" w:cs="Calibri"/>
                  <w:color w:val="000000"/>
                  <w:sz w:val="16"/>
                  <w:szCs w:val="16"/>
                  <w:rPrChange w:id="265" w:author="Sophie Emilie Søborg Agger" w:date="2020-06-24T13:52:00Z">
                    <w:rPr>
                      <w:rFonts w:ascii="Calibri" w:eastAsia="Times New Roman" w:hAnsi="Calibri" w:cs="Calibri"/>
                      <w:color w:val="000000"/>
                      <w:lang w:val="da-DK"/>
                    </w:rPr>
                  </w:rPrChange>
                </w:rPr>
                <w:delText>IMPACT=MODIFIER;STRAND=1</w:delText>
              </w:r>
            </w:del>
          </w:p>
        </w:tc>
        <w:tc>
          <w:tcPr>
            <w:tcW w:w="999" w:type="dxa"/>
            <w:noWrap/>
            <w:hideMark/>
          </w:tcPr>
          <w:p w14:paraId="65C8B8E7" w14:textId="41FA0896" w:rsidR="00371D58" w:rsidRPr="00BF3C97" w:rsidDel="00371D58" w:rsidRDefault="00371D58" w:rsidP="00371D58">
            <w:pPr>
              <w:jc w:val="right"/>
              <w:cnfStyle w:val="000000000000" w:firstRow="0" w:lastRow="0" w:firstColumn="0" w:lastColumn="0" w:oddVBand="0" w:evenVBand="0" w:oddHBand="0" w:evenHBand="0" w:firstRowFirstColumn="0" w:firstRowLastColumn="0" w:lastRowFirstColumn="0" w:lastRowLastColumn="0"/>
              <w:rPr>
                <w:del w:id="266" w:author="Sophie Emilie Søborg Agger" w:date="2020-06-23T10:25:00Z"/>
                <w:rFonts w:ascii="Calibri" w:eastAsia="Times New Roman" w:hAnsi="Calibri" w:cs="Calibri"/>
                <w:color w:val="000000"/>
                <w:sz w:val="16"/>
                <w:szCs w:val="16"/>
                <w:rPrChange w:id="267" w:author="Sophie Emilie Søborg Agger" w:date="2020-06-24T13:52:00Z">
                  <w:rPr>
                    <w:del w:id="268" w:author="Sophie Emilie Søborg Agger" w:date="2020-06-23T10:25:00Z"/>
                    <w:rFonts w:ascii="Calibri" w:eastAsia="Times New Roman" w:hAnsi="Calibri" w:cs="Calibri"/>
                    <w:color w:val="000000"/>
                    <w:lang w:val="da-DK"/>
                  </w:rPr>
                </w:rPrChange>
              </w:rPr>
            </w:pPr>
            <w:del w:id="269" w:author="Sophie Emilie Søborg Agger" w:date="2020-06-23T10:25:00Z">
              <w:r w:rsidRPr="00BF3C97" w:rsidDel="00371D58">
                <w:rPr>
                  <w:rFonts w:ascii="Calibri" w:eastAsia="Times New Roman" w:hAnsi="Calibri" w:cs="Calibri"/>
                  <w:color w:val="000000"/>
                  <w:sz w:val="16"/>
                  <w:szCs w:val="16"/>
                  <w:rPrChange w:id="270" w:author="Sophie Emilie Søborg Agger" w:date="2020-06-24T13:52:00Z">
                    <w:rPr>
                      <w:rFonts w:ascii="Calibri" w:eastAsia="Times New Roman" w:hAnsi="Calibri" w:cs="Calibri"/>
                      <w:color w:val="000000"/>
                      <w:lang w:val="da-DK"/>
                    </w:rPr>
                  </w:rPrChange>
                </w:rPr>
                <w:delText>38</w:delText>
              </w:r>
            </w:del>
          </w:p>
        </w:tc>
        <w:tc>
          <w:tcPr>
            <w:tcW w:w="921" w:type="dxa"/>
            <w:noWrap/>
            <w:hideMark/>
          </w:tcPr>
          <w:p w14:paraId="606A6423" w14:textId="109FB193" w:rsidR="00371D58" w:rsidRPr="00BF3C97" w:rsidDel="00371D58" w:rsidRDefault="00371D58" w:rsidP="00371D58">
            <w:pPr>
              <w:jc w:val="right"/>
              <w:cnfStyle w:val="000000000000" w:firstRow="0" w:lastRow="0" w:firstColumn="0" w:lastColumn="0" w:oddVBand="0" w:evenVBand="0" w:oddHBand="0" w:evenHBand="0" w:firstRowFirstColumn="0" w:firstRowLastColumn="0" w:lastRowFirstColumn="0" w:lastRowLastColumn="0"/>
              <w:rPr>
                <w:del w:id="271" w:author="Sophie Emilie Søborg Agger" w:date="2020-06-23T10:25:00Z"/>
                <w:rFonts w:ascii="Calibri" w:eastAsia="Times New Roman" w:hAnsi="Calibri" w:cs="Calibri"/>
                <w:color w:val="000000"/>
                <w:sz w:val="16"/>
                <w:szCs w:val="16"/>
                <w:rPrChange w:id="272" w:author="Sophie Emilie Søborg Agger" w:date="2020-06-24T13:52:00Z">
                  <w:rPr>
                    <w:del w:id="273" w:author="Sophie Emilie Søborg Agger" w:date="2020-06-23T10:25:00Z"/>
                    <w:rFonts w:ascii="Calibri" w:eastAsia="Times New Roman" w:hAnsi="Calibri" w:cs="Calibri"/>
                    <w:color w:val="000000"/>
                    <w:lang w:val="da-DK"/>
                  </w:rPr>
                </w:rPrChange>
              </w:rPr>
            </w:pPr>
            <w:del w:id="274" w:author="Sophie Emilie Søborg Agger" w:date="2020-06-23T10:25:00Z">
              <w:r w:rsidRPr="00BF3C97" w:rsidDel="00371D58">
                <w:rPr>
                  <w:rFonts w:ascii="Calibri" w:eastAsia="Times New Roman" w:hAnsi="Calibri" w:cs="Calibri"/>
                  <w:color w:val="000000"/>
                  <w:sz w:val="16"/>
                  <w:szCs w:val="16"/>
                  <w:rPrChange w:id="275" w:author="Sophie Emilie Søborg Agger" w:date="2020-06-24T13:52:00Z">
                    <w:rPr>
                      <w:rFonts w:ascii="Calibri" w:eastAsia="Times New Roman" w:hAnsi="Calibri" w:cs="Calibri"/>
                      <w:color w:val="000000"/>
                      <w:lang w:val="da-DK"/>
                    </w:rPr>
                  </w:rPrChange>
                </w:rPr>
                <w:delText>318</w:delText>
              </w:r>
            </w:del>
          </w:p>
        </w:tc>
      </w:tr>
      <w:tr w:rsidR="00371D58" w:rsidRPr="00BF3C97" w:rsidDel="00371D58" w14:paraId="7FE33A4F" w14:textId="0986F605" w:rsidTr="00371D58">
        <w:trPr>
          <w:cnfStyle w:val="000000100000" w:firstRow="0" w:lastRow="0" w:firstColumn="0" w:lastColumn="0" w:oddVBand="0" w:evenVBand="0" w:oddHBand="1" w:evenHBand="0" w:firstRowFirstColumn="0" w:firstRowLastColumn="0" w:lastRowFirstColumn="0" w:lastRowLastColumn="0"/>
          <w:divId w:val="23947158"/>
          <w:trHeight w:val="320"/>
          <w:del w:id="276" w:author="Sophie Emilie Søborg Agger" w:date="2020-06-23T10:25:00Z"/>
        </w:trPr>
        <w:tc>
          <w:tcPr>
            <w:cnfStyle w:val="001000000000" w:firstRow="0" w:lastRow="0" w:firstColumn="1" w:lastColumn="0" w:oddVBand="0" w:evenVBand="0" w:oddHBand="0" w:evenHBand="0" w:firstRowFirstColumn="0" w:firstRowLastColumn="0" w:lastRowFirstColumn="0" w:lastRowLastColumn="0"/>
            <w:tcW w:w="1271" w:type="dxa"/>
            <w:noWrap/>
            <w:hideMark/>
          </w:tcPr>
          <w:p w14:paraId="7CBDE873" w14:textId="32BE036A" w:rsidR="00371D58" w:rsidRPr="00BF3C97" w:rsidDel="00371D58" w:rsidRDefault="00371D58" w:rsidP="00371D58">
            <w:pPr>
              <w:rPr>
                <w:del w:id="277" w:author="Sophie Emilie Søborg Agger" w:date="2020-06-23T10:25:00Z"/>
                <w:rFonts w:ascii="Calibri" w:eastAsia="Times New Roman" w:hAnsi="Calibri" w:cs="Calibri"/>
                <w:color w:val="000000"/>
                <w:sz w:val="16"/>
                <w:szCs w:val="16"/>
                <w:rPrChange w:id="278" w:author="Sophie Emilie Søborg Agger" w:date="2020-06-24T13:52:00Z">
                  <w:rPr>
                    <w:del w:id="279" w:author="Sophie Emilie Søborg Agger" w:date="2020-06-23T10:25:00Z"/>
                    <w:rFonts w:ascii="Calibri" w:eastAsia="Times New Roman" w:hAnsi="Calibri" w:cs="Calibri"/>
                    <w:color w:val="000000"/>
                    <w:lang w:val="da-DK"/>
                  </w:rPr>
                </w:rPrChange>
              </w:rPr>
            </w:pPr>
            <w:del w:id="280" w:author="Sophie Emilie Søborg Agger" w:date="2020-06-23T10:25:00Z">
              <w:r w:rsidRPr="00BF3C97" w:rsidDel="00371D58">
                <w:rPr>
                  <w:rFonts w:ascii="Calibri" w:eastAsia="Times New Roman" w:hAnsi="Calibri" w:cs="Calibri"/>
                  <w:color w:val="000000"/>
                  <w:sz w:val="16"/>
                  <w:szCs w:val="16"/>
                  <w:rPrChange w:id="281" w:author="Sophie Emilie Søborg Agger" w:date="2020-06-24T13:52:00Z">
                    <w:rPr>
                      <w:rFonts w:ascii="Calibri" w:eastAsia="Times New Roman" w:hAnsi="Calibri" w:cs="Calibri"/>
                      <w:color w:val="000000"/>
                      <w:lang w:val="da-DK"/>
                    </w:rPr>
                  </w:rPrChange>
                </w:rPr>
                <w:delText>Renal dysplasia</w:delText>
              </w:r>
            </w:del>
          </w:p>
        </w:tc>
        <w:tc>
          <w:tcPr>
            <w:tcW w:w="709" w:type="dxa"/>
            <w:noWrap/>
            <w:hideMark/>
          </w:tcPr>
          <w:p w14:paraId="1C8B919E" w14:textId="1081610E" w:rsidR="00371D58" w:rsidRPr="00BF3C97" w:rsidDel="00371D58" w:rsidRDefault="00371D58" w:rsidP="00371D58">
            <w:pPr>
              <w:cnfStyle w:val="000000100000" w:firstRow="0" w:lastRow="0" w:firstColumn="0" w:lastColumn="0" w:oddVBand="0" w:evenVBand="0" w:oddHBand="1" w:evenHBand="0" w:firstRowFirstColumn="0" w:firstRowLastColumn="0" w:lastRowFirstColumn="0" w:lastRowLastColumn="0"/>
              <w:rPr>
                <w:del w:id="282" w:author="Sophie Emilie Søborg Agger" w:date="2020-06-23T10:25:00Z"/>
                <w:rFonts w:ascii="Calibri" w:eastAsia="Times New Roman" w:hAnsi="Calibri" w:cs="Calibri"/>
                <w:color w:val="000000"/>
                <w:sz w:val="16"/>
                <w:szCs w:val="16"/>
                <w:rPrChange w:id="283" w:author="Sophie Emilie Søborg Agger" w:date="2020-06-24T13:52:00Z">
                  <w:rPr>
                    <w:del w:id="284" w:author="Sophie Emilie Søborg Agger" w:date="2020-06-23T10:25:00Z"/>
                    <w:rFonts w:ascii="Calibri" w:eastAsia="Times New Roman" w:hAnsi="Calibri" w:cs="Calibri"/>
                    <w:color w:val="000000"/>
                    <w:lang w:val="da-DK"/>
                  </w:rPr>
                </w:rPrChange>
              </w:rPr>
            </w:pPr>
            <w:del w:id="285" w:author="Sophie Emilie Søborg Agger" w:date="2020-06-23T10:25:00Z">
              <w:r w:rsidRPr="00BF3C97" w:rsidDel="00371D58">
                <w:rPr>
                  <w:rFonts w:ascii="Calibri" w:eastAsia="Times New Roman" w:hAnsi="Calibri" w:cs="Calibri"/>
                  <w:color w:val="000000"/>
                  <w:sz w:val="16"/>
                  <w:szCs w:val="16"/>
                  <w:rPrChange w:id="286" w:author="Sophie Emilie Søborg Agger" w:date="2020-06-24T13:52:00Z">
                    <w:rPr>
                      <w:rFonts w:ascii="Calibri" w:eastAsia="Times New Roman" w:hAnsi="Calibri" w:cs="Calibri"/>
                      <w:color w:val="000000"/>
                      <w:lang w:val="da-DK"/>
                    </w:rPr>
                  </w:rPrChange>
                </w:rPr>
                <w:delText>Intron variant</w:delText>
              </w:r>
            </w:del>
          </w:p>
        </w:tc>
        <w:tc>
          <w:tcPr>
            <w:tcW w:w="709" w:type="dxa"/>
            <w:noWrap/>
            <w:hideMark/>
          </w:tcPr>
          <w:p w14:paraId="315E2E65" w14:textId="7E35A5DD" w:rsidR="00371D58" w:rsidRPr="00BF3C97" w:rsidDel="00371D58" w:rsidRDefault="00371D58" w:rsidP="00371D58">
            <w:pPr>
              <w:cnfStyle w:val="000000100000" w:firstRow="0" w:lastRow="0" w:firstColumn="0" w:lastColumn="0" w:oddVBand="0" w:evenVBand="0" w:oddHBand="1" w:evenHBand="0" w:firstRowFirstColumn="0" w:firstRowLastColumn="0" w:lastRowFirstColumn="0" w:lastRowLastColumn="0"/>
              <w:rPr>
                <w:del w:id="287" w:author="Sophie Emilie Søborg Agger" w:date="2020-06-23T10:25:00Z"/>
                <w:rFonts w:ascii="Calibri" w:eastAsia="Times New Roman" w:hAnsi="Calibri" w:cs="Calibri"/>
                <w:color w:val="000000"/>
                <w:sz w:val="16"/>
                <w:szCs w:val="16"/>
                <w:rPrChange w:id="288" w:author="Sophie Emilie Søborg Agger" w:date="2020-06-24T13:52:00Z">
                  <w:rPr>
                    <w:del w:id="289" w:author="Sophie Emilie Søborg Agger" w:date="2020-06-23T10:25:00Z"/>
                    <w:rFonts w:ascii="Calibri" w:eastAsia="Times New Roman" w:hAnsi="Calibri" w:cs="Calibri"/>
                    <w:color w:val="000000"/>
                    <w:lang w:val="da-DK"/>
                  </w:rPr>
                </w:rPrChange>
              </w:rPr>
            </w:pPr>
            <w:del w:id="290" w:author="Sophie Emilie Søborg Agger" w:date="2020-06-23T10:25:00Z">
              <w:r w:rsidRPr="00BF3C97" w:rsidDel="00371D58">
                <w:rPr>
                  <w:rFonts w:ascii="Calibri" w:eastAsia="Times New Roman" w:hAnsi="Calibri" w:cs="Calibri"/>
                  <w:color w:val="000000"/>
                  <w:sz w:val="16"/>
                  <w:szCs w:val="16"/>
                  <w:rPrChange w:id="291" w:author="Sophie Emilie Søborg Agger" w:date="2020-06-24T13:52:00Z">
                    <w:rPr>
                      <w:rFonts w:ascii="Calibri" w:eastAsia="Times New Roman" w:hAnsi="Calibri" w:cs="Calibri"/>
                      <w:color w:val="000000"/>
                      <w:lang w:val="da-DK"/>
                    </w:rPr>
                  </w:rPrChange>
                </w:rPr>
                <w:delText>CHD7</w:delText>
              </w:r>
            </w:del>
          </w:p>
        </w:tc>
        <w:tc>
          <w:tcPr>
            <w:tcW w:w="1364" w:type="dxa"/>
            <w:noWrap/>
            <w:hideMark/>
          </w:tcPr>
          <w:p w14:paraId="366B564C" w14:textId="222CD59C" w:rsidR="00371D58" w:rsidRPr="00BF3C97" w:rsidDel="00371D58" w:rsidRDefault="00371D58" w:rsidP="00371D58">
            <w:pPr>
              <w:cnfStyle w:val="000000100000" w:firstRow="0" w:lastRow="0" w:firstColumn="0" w:lastColumn="0" w:oddVBand="0" w:evenVBand="0" w:oddHBand="1" w:evenHBand="0" w:firstRowFirstColumn="0" w:firstRowLastColumn="0" w:lastRowFirstColumn="0" w:lastRowLastColumn="0"/>
              <w:rPr>
                <w:del w:id="292" w:author="Sophie Emilie Søborg Agger" w:date="2020-06-23T10:25:00Z"/>
                <w:rFonts w:ascii="Calibri" w:eastAsia="Times New Roman" w:hAnsi="Calibri" w:cs="Calibri"/>
                <w:color w:val="000000"/>
                <w:sz w:val="16"/>
                <w:szCs w:val="16"/>
                <w:rPrChange w:id="293" w:author="Sophie Emilie Søborg Agger" w:date="2020-06-24T13:52:00Z">
                  <w:rPr>
                    <w:del w:id="294" w:author="Sophie Emilie Søborg Agger" w:date="2020-06-23T10:25:00Z"/>
                    <w:rFonts w:ascii="Calibri" w:eastAsia="Times New Roman" w:hAnsi="Calibri" w:cs="Calibri"/>
                    <w:color w:val="000000"/>
                    <w:lang w:val="da-DK"/>
                  </w:rPr>
                </w:rPrChange>
              </w:rPr>
            </w:pPr>
            <w:del w:id="295" w:author="Sophie Emilie Søborg Agger" w:date="2020-06-23T10:25:00Z">
              <w:r w:rsidRPr="00BF3C97" w:rsidDel="00371D58">
                <w:rPr>
                  <w:rFonts w:ascii="Calibri" w:eastAsia="Times New Roman" w:hAnsi="Calibri" w:cs="Calibri"/>
                  <w:color w:val="000000"/>
                  <w:sz w:val="16"/>
                  <w:szCs w:val="16"/>
                  <w:rPrChange w:id="296" w:author="Sophie Emilie Søborg Agger" w:date="2020-06-24T13:52:00Z">
                    <w:rPr>
                      <w:rFonts w:ascii="Calibri" w:eastAsia="Times New Roman" w:hAnsi="Calibri" w:cs="Calibri"/>
                      <w:color w:val="000000"/>
                      <w:lang w:val="da-DK"/>
                    </w:rPr>
                  </w:rPrChange>
                </w:rPr>
                <w:delText>chr29:11189179</w:delText>
              </w:r>
            </w:del>
          </w:p>
        </w:tc>
        <w:tc>
          <w:tcPr>
            <w:tcW w:w="580" w:type="dxa"/>
            <w:noWrap/>
            <w:hideMark/>
          </w:tcPr>
          <w:p w14:paraId="4EDA78FA" w14:textId="2D437156" w:rsidR="00371D58" w:rsidRPr="00BF3C97" w:rsidDel="00371D58" w:rsidRDefault="00371D58" w:rsidP="00371D58">
            <w:pPr>
              <w:jc w:val="right"/>
              <w:cnfStyle w:val="000000100000" w:firstRow="0" w:lastRow="0" w:firstColumn="0" w:lastColumn="0" w:oddVBand="0" w:evenVBand="0" w:oddHBand="1" w:evenHBand="0" w:firstRowFirstColumn="0" w:firstRowLastColumn="0" w:lastRowFirstColumn="0" w:lastRowLastColumn="0"/>
              <w:rPr>
                <w:del w:id="297" w:author="Sophie Emilie Søborg Agger" w:date="2020-06-23T10:25:00Z"/>
                <w:rFonts w:ascii="Calibri" w:eastAsia="Times New Roman" w:hAnsi="Calibri" w:cs="Calibri"/>
                <w:color w:val="000000"/>
                <w:sz w:val="16"/>
                <w:szCs w:val="16"/>
                <w:rPrChange w:id="298" w:author="Sophie Emilie Søborg Agger" w:date="2020-06-24T13:52:00Z">
                  <w:rPr>
                    <w:del w:id="299" w:author="Sophie Emilie Søborg Agger" w:date="2020-06-23T10:25:00Z"/>
                    <w:rFonts w:ascii="Calibri" w:eastAsia="Times New Roman" w:hAnsi="Calibri" w:cs="Calibri"/>
                    <w:color w:val="000000"/>
                    <w:lang w:val="da-DK"/>
                  </w:rPr>
                </w:rPrChange>
              </w:rPr>
            </w:pPr>
            <w:del w:id="300" w:author="Sophie Emilie Søborg Agger" w:date="2020-06-23T10:25:00Z">
              <w:r w:rsidRPr="00BF3C97" w:rsidDel="00371D58">
                <w:rPr>
                  <w:rFonts w:ascii="Calibri" w:eastAsia="Times New Roman" w:hAnsi="Calibri" w:cs="Calibri"/>
                  <w:color w:val="000000"/>
                  <w:sz w:val="16"/>
                  <w:szCs w:val="16"/>
                  <w:rPrChange w:id="301" w:author="Sophie Emilie Søborg Agger" w:date="2020-06-24T13:52:00Z">
                    <w:rPr>
                      <w:rFonts w:ascii="Calibri" w:eastAsia="Times New Roman" w:hAnsi="Calibri" w:cs="Calibri"/>
                      <w:color w:val="000000"/>
                      <w:lang w:val="da-DK"/>
                    </w:rPr>
                  </w:rPrChange>
                </w:rPr>
                <w:delText>0.91</w:delText>
              </w:r>
            </w:del>
          </w:p>
        </w:tc>
        <w:tc>
          <w:tcPr>
            <w:tcW w:w="472" w:type="dxa"/>
            <w:noWrap/>
            <w:hideMark/>
          </w:tcPr>
          <w:p w14:paraId="2E5FE0B8" w14:textId="695C9359" w:rsidR="00371D58" w:rsidRPr="00BF3C97" w:rsidDel="00371D58" w:rsidRDefault="00371D58" w:rsidP="00371D58">
            <w:pPr>
              <w:jc w:val="right"/>
              <w:cnfStyle w:val="000000100000" w:firstRow="0" w:lastRow="0" w:firstColumn="0" w:lastColumn="0" w:oddVBand="0" w:evenVBand="0" w:oddHBand="1" w:evenHBand="0" w:firstRowFirstColumn="0" w:firstRowLastColumn="0" w:lastRowFirstColumn="0" w:lastRowLastColumn="0"/>
              <w:rPr>
                <w:del w:id="302" w:author="Sophie Emilie Søborg Agger" w:date="2020-06-23T10:25:00Z"/>
                <w:rFonts w:ascii="Calibri" w:eastAsia="Times New Roman" w:hAnsi="Calibri" w:cs="Calibri"/>
                <w:color w:val="000000"/>
                <w:sz w:val="16"/>
                <w:szCs w:val="16"/>
                <w:rPrChange w:id="303" w:author="Sophie Emilie Søborg Agger" w:date="2020-06-24T13:52:00Z">
                  <w:rPr>
                    <w:del w:id="304" w:author="Sophie Emilie Søborg Agger" w:date="2020-06-23T10:25:00Z"/>
                    <w:rFonts w:ascii="Calibri" w:eastAsia="Times New Roman" w:hAnsi="Calibri" w:cs="Calibri"/>
                    <w:color w:val="000000"/>
                    <w:lang w:val="da-DK"/>
                  </w:rPr>
                </w:rPrChange>
              </w:rPr>
            </w:pPr>
            <w:del w:id="305" w:author="Sophie Emilie Søborg Agger" w:date="2020-06-23T10:25:00Z">
              <w:r w:rsidRPr="00BF3C97" w:rsidDel="00371D58">
                <w:rPr>
                  <w:rFonts w:ascii="Calibri" w:eastAsia="Times New Roman" w:hAnsi="Calibri" w:cs="Calibri"/>
                  <w:color w:val="000000"/>
                  <w:sz w:val="16"/>
                  <w:szCs w:val="16"/>
                  <w:rPrChange w:id="306" w:author="Sophie Emilie Søborg Agger" w:date="2020-06-24T13:52:00Z">
                    <w:rPr>
                      <w:rFonts w:ascii="Calibri" w:eastAsia="Times New Roman" w:hAnsi="Calibri" w:cs="Calibri"/>
                      <w:color w:val="000000"/>
                      <w:lang w:val="da-DK"/>
                    </w:rPr>
                  </w:rPrChange>
                </w:rPr>
                <w:delText>5.09</w:delText>
              </w:r>
            </w:del>
          </w:p>
        </w:tc>
        <w:tc>
          <w:tcPr>
            <w:tcW w:w="604" w:type="dxa"/>
            <w:noWrap/>
            <w:hideMark/>
          </w:tcPr>
          <w:p w14:paraId="2F3CBAC7" w14:textId="1BF1FF57" w:rsidR="00371D58" w:rsidRPr="00BF3C97" w:rsidDel="00371D58" w:rsidRDefault="00371D58" w:rsidP="00371D58">
            <w:pPr>
              <w:jc w:val="right"/>
              <w:cnfStyle w:val="000000100000" w:firstRow="0" w:lastRow="0" w:firstColumn="0" w:lastColumn="0" w:oddVBand="0" w:evenVBand="0" w:oddHBand="1" w:evenHBand="0" w:firstRowFirstColumn="0" w:firstRowLastColumn="0" w:lastRowFirstColumn="0" w:lastRowLastColumn="0"/>
              <w:rPr>
                <w:del w:id="307" w:author="Sophie Emilie Søborg Agger" w:date="2020-06-23T10:25:00Z"/>
                <w:rFonts w:ascii="Calibri" w:eastAsia="Times New Roman" w:hAnsi="Calibri" w:cs="Calibri"/>
                <w:color w:val="000000"/>
                <w:sz w:val="16"/>
                <w:szCs w:val="16"/>
                <w:rPrChange w:id="308" w:author="Sophie Emilie Søborg Agger" w:date="2020-06-24T13:52:00Z">
                  <w:rPr>
                    <w:del w:id="309" w:author="Sophie Emilie Søborg Agger" w:date="2020-06-23T10:25:00Z"/>
                    <w:rFonts w:ascii="Calibri" w:eastAsia="Times New Roman" w:hAnsi="Calibri" w:cs="Calibri"/>
                    <w:color w:val="000000"/>
                    <w:lang w:val="da-DK"/>
                  </w:rPr>
                </w:rPrChange>
              </w:rPr>
            </w:pPr>
            <w:del w:id="310" w:author="Sophie Emilie Søborg Agger" w:date="2020-06-23T10:25:00Z">
              <w:r w:rsidRPr="00BF3C97" w:rsidDel="00371D58">
                <w:rPr>
                  <w:rFonts w:ascii="Calibri" w:eastAsia="Times New Roman" w:hAnsi="Calibri" w:cs="Calibri"/>
                  <w:color w:val="000000"/>
                  <w:sz w:val="16"/>
                  <w:szCs w:val="16"/>
                  <w:rPrChange w:id="311" w:author="Sophie Emilie Søborg Agger" w:date="2020-06-24T13:52:00Z">
                    <w:rPr>
                      <w:rFonts w:ascii="Calibri" w:eastAsia="Times New Roman" w:hAnsi="Calibri" w:cs="Calibri"/>
                      <w:color w:val="000000"/>
                      <w:lang w:val="da-DK"/>
                    </w:rPr>
                  </w:rPrChange>
                </w:rPr>
                <w:delText>0.74</w:delText>
              </w:r>
            </w:del>
          </w:p>
        </w:tc>
        <w:tc>
          <w:tcPr>
            <w:tcW w:w="762" w:type="dxa"/>
            <w:noWrap/>
            <w:hideMark/>
          </w:tcPr>
          <w:p w14:paraId="47D62628" w14:textId="23177C25" w:rsidR="00371D58" w:rsidRPr="00BF3C97" w:rsidDel="00371D58" w:rsidRDefault="00371D58" w:rsidP="00371D58">
            <w:pPr>
              <w:jc w:val="right"/>
              <w:cnfStyle w:val="000000100000" w:firstRow="0" w:lastRow="0" w:firstColumn="0" w:lastColumn="0" w:oddVBand="0" w:evenVBand="0" w:oddHBand="1" w:evenHBand="0" w:firstRowFirstColumn="0" w:firstRowLastColumn="0" w:lastRowFirstColumn="0" w:lastRowLastColumn="0"/>
              <w:rPr>
                <w:del w:id="312" w:author="Sophie Emilie Søborg Agger" w:date="2020-06-23T10:25:00Z"/>
                <w:rFonts w:ascii="Calibri" w:eastAsia="Times New Roman" w:hAnsi="Calibri" w:cs="Calibri"/>
                <w:color w:val="000000"/>
                <w:sz w:val="16"/>
                <w:szCs w:val="16"/>
                <w:rPrChange w:id="313" w:author="Sophie Emilie Søborg Agger" w:date="2020-06-24T13:52:00Z">
                  <w:rPr>
                    <w:del w:id="314" w:author="Sophie Emilie Søborg Agger" w:date="2020-06-23T10:25:00Z"/>
                    <w:rFonts w:ascii="Calibri" w:eastAsia="Times New Roman" w:hAnsi="Calibri" w:cs="Calibri"/>
                    <w:color w:val="000000"/>
                    <w:lang w:val="da-DK"/>
                  </w:rPr>
                </w:rPrChange>
              </w:rPr>
            </w:pPr>
            <w:del w:id="315" w:author="Sophie Emilie Søborg Agger" w:date="2020-06-23T10:25:00Z">
              <w:r w:rsidRPr="00BF3C97" w:rsidDel="00371D58">
                <w:rPr>
                  <w:rFonts w:ascii="Calibri" w:eastAsia="Times New Roman" w:hAnsi="Calibri" w:cs="Calibri"/>
                  <w:color w:val="000000"/>
                  <w:sz w:val="16"/>
                  <w:szCs w:val="16"/>
                  <w:rPrChange w:id="316" w:author="Sophie Emilie Søborg Agger" w:date="2020-06-24T13:52:00Z">
                    <w:rPr>
                      <w:rFonts w:ascii="Calibri" w:eastAsia="Times New Roman" w:hAnsi="Calibri" w:cs="Calibri"/>
                      <w:color w:val="000000"/>
                      <w:lang w:val="da-DK"/>
                    </w:rPr>
                  </w:rPrChange>
                </w:rPr>
                <w:delText>0.02</w:delText>
              </w:r>
            </w:del>
          </w:p>
        </w:tc>
        <w:tc>
          <w:tcPr>
            <w:tcW w:w="557" w:type="dxa"/>
            <w:noWrap/>
            <w:hideMark/>
          </w:tcPr>
          <w:p w14:paraId="7D829967" w14:textId="10794E98" w:rsidR="00371D58" w:rsidRPr="00BF3C97" w:rsidDel="00371D58" w:rsidRDefault="00371D58" w:rsidP="00371D58">
            <w:pPr>
              <w:cnfStyle w:val="000000100000" w:firstRow="0" w:lastRow="0" w:firstColumn="0" w:lastColumn="0" w:oddVBand="0" w:evenVBand="0" w:oddHBand="1" w:evenHBand="0" w:firstRowFirstColumn="0" w:firstRowLastColumn="0" w:lastRowFirstColumn="0" w:lastRowLastColumn="0"/>
              <w:rPr>
                <w:del w:id="317" w:author="Sophie Emilie Søborg Agger" w:date="2020-06-23T10:25:00Z"/>
                <w:rFonts w:ascii="Calibri" w:eastAsia="Times New Roman" w:hAnsi="Calibri" w:cs="Calibri"/>
                <w:color w:val="000000"/>
                <w:sz w:val="16"/>
                <w:szCs w:val="16"/>
                <w:rPrChange w:id="318" w:author="Sophie Emilie Søborg Agger" w:date="2020-06-24T13:52:00Z">
                  <w:rPr>
                    <w:del w:id="319" w:author="Sophie Emilie Søborg Agger" w:date="2020-06-23T10:25:00Z"/>
                    <w:rFonts w:ascii="Calibri" w:eastAsia="Times New Roman" w:hAnsi="Calibri" w:cs="Calibri"/>
                    <w:color w:val="000000"/>
                    <w:lang w:val="da-DK"/>
                  </w:rPr>
                </w:rPrChange>
              </w:rPr>
            </w:pPr>
            <w:del w:id="320" w:author="Sophie Emilie Søborg Agger" w:date="2020-06-23T10:25:00Z">
              <w:r w:rsidRPr="00BF3C97" w:rsidDel="00371D58">
                <w:rPr>
                  <w:rFonts w:ascii="Calibri" w:eastAsia="Times New Roman" w:hAnsi="Calibri" w:cs="Calibri"/>
                  <w:color w:val="000000"/>
                  <w:sz w:val="16"/>
                  <w:szCs w:val="16"/>
                  <w:rPrChange w:id="321" w:author="Sophie Emilie Søborg Agger" w:date="2020-06-24T13:52:00Z">
                    <w:rPr>
                      <w:rFonts w:ascii="Calibri" w:eastAsia="Times New Roman" w:hAnsi="Calibri" w:cs="Calibri"/>
                      <w:color w:val="000000"/>
                      <w:lang w:val="da-DK"/>
                    </w:rPr>
                  </w:rPrChange>
                </w:rPr>
                <w:delText>-</w:delText>
              </w:r>
            </w:del>
          </w:p>
        </w:tc>
        <w:tc>
          <w:tcPr>
            <w:tcW w:w="1247" w:type="dxa"/>
            <w:noWrap/>
            <w:hideMark/>
          </w:tcPr>
          <w:p w14:paraId="1644128F" w14:textId="6D0636CC" w:rsidR="00371D58" w:rsidRPr="00BF3C97" w:rsidDel="00371D58" w:rsidRDefault="00371D58" w:rsidP="00371D58">
            <w:pPr>
              <w:cnfStyle w:val="000000100000" w:firstRow="0" w:lastRow="0" w:firstColumn="0" w:lastColumn="0" w:oddVBand="0" w:evenVBand="0" w:oddHBand="1" w:evenHBand="0" w:firstRowFirstColumn="0" w:firstRowLastColumn="0" w:lastRowFirstColumn="0" w:lastRowLastColumn="0"/>
              <w:rPr>
                <w:del w:id="322" w:author="Sophie Emilie Søborg Agger" w:date="2020-06-23T10:25:00Z"/>
                <w:rFonts w:ascii="Calibri" w:eastAsia="Times New Roman" w:hAnsi="Calibri" w:cs="Calibri"/>
                <w:color w:val="000000"/>
                <w:sz w:val="16"/>
                <w:szCs w:val="16"/>
                <w:rPrChange w:id="323" w:author="Sophie Emilie Søborg Agger" w:date="2020-06-24T13:52:00Z">
                  <w:rPr>
                    <w:del w:id="324" w:author="Sophie Emilie Søborg Agger" w:date="2020-06-23T10:25:00Z"/>
                    <w:rFonts w:ascii="Calibri" w:eastAsia="Times New Roman" w:hAnsi="Calibri" w:cs="Calibri"/>
                    <w:color w:val="000000"/>
                    <w:lang w:val="da-DK"/>
                  </w:rPr>
                </w:rPrChange>
              </w:rPr>
            </w:pPr>
            <w:del w:id="325" w:author="Sophie Emilie Søborg Agger" w:date="2020-06-23T10:25:00Z">
              <w:r w:rsidRPr="00BF3C97" w:rsidDel="00371D58">
                <w:rPr>
                  <w:rFonts w:ascii="Calibri" w:eastAsia="Times New Roman" w:hAnsi="Calibri" w:cs="Calibri"/>
                  <w:color w:val="000000"/>
                  <w:sz w:val="16"/>
                  <w:szCs w:val="16"/>
                  <w:rPrChange w:id="326" w:author="Sophie Emilie Søborg Agger" w:date="2020-06-24T13:52:00Z">
                    <w:rPr>
                      <w:rFonts w:ascii="Calibri" w:eastAsia="Times New Roman" w:hAnsi="Calibri" w:cs="Calibri"/>
                      <w:color w:val="000000"/>
                      <w:lang w:val="da-DK"/>
                    </w:rPr>
                  </w:rPrChange>
                </w:rPr>
                <w:delText>IMPACT=MODIFIER;STRAND=1</w:delText>
              </w:r>
            </w:del>
          </w:p>
        </w:tc>
        <w:tc>
          <w:tcPr>
            <w:tcW w:w="999" w:type="dxa"/>
            <w:noWrap/>
            <w:hideMark/>
          </w:tcPr>
          <w:p w14:paraId="4C88C174" w14:textId="681B640E" w:rsidR="00371D58" w:rsidRPr="00BF3C97" w:rsidDel="00371D58" w:rsidRDefault="00371D58" w:rsidP="00371D58">
            <w:pPr>
              <w:jc w:val="right"/>
              <w:cnfStyle w:val="000000100000" w:firstRow="0" w:lastRow="0" w:firstColumn="0" w:lastColumn="0" w:oddVBand="0" w:evenVBand="0" w:oddHBand="1" w:evenHBand="0" w:firstRowFirstColumn="0" w:firstRowLastColumn="0" w:lastRowFirstColumn="0" w:lastRowLastColumn="0"/>
              <w:rPr>
                <w:del w:id="327" w:author="Sophie Emilie Søborg Agger" w:date="2020-06-23T10:25:00Z"/>
                <w:rFonts w:ascii="Calibri" w:eastAsia="Times New Roman" w:hAnsi="Calibri" w:cs="Calibri"/>
                <w:color w:val="000000"/>
                <w:sz w:val="16"/>
                <w:szCs w:val="16"/>
                <w:rPrChange w:id="328" w:author="Sophie Emilie Søborg Agger" w:date="2020-06-24T13:52:00Z">
                  <w:rPr>
                    <w:del w:id="329" w:author="Sophie Emilie Søborg Agger" w:date="2020-06-23T10:25:00Z"/>
                    <w:rFonts w:ascii="Calibri" w:eastAsia="Times New Roman" w:hAnsi="Calibri" w:cs="Calibri"/>
                    <w:color w:val="000000"/>
                    <w:lang w:val="da-DK"/>
                  </w:rPr>
                </w:rPrChange>
              </w:rPr>
            </w:pPr>
            <w:del w:id="330" w:author="Sophie Emilie Søborg Agger" w:date="2020-06-23T10:25:00Z">
              <w:r w:rsidRPr="00BF3C97" w:rsidDel="00371D58">
                <w:rPr>
                  <w:rFonts w:ascii="Calibri" w:eastAsia="Times New Roman" w:hAnsi="Calibri" w:cs="Calibri"/>
                  <w:color w:val="000000"/>
                  <w:sz w:val="16"/>
                  <w:szCs w:val="16"/>
                  <w:rPrChange w:id="331" w:author="Sophie Emilie Søborg Agger" w:date="2020-06-24T13:52:00Z">
                    <w:rPr>
                      <w:rFonts w:ascii="Calibri" w:eastAsia="Times New Roman" w:hAnsi="Calibri" w:cs="Calibri"/>
                      <w:color w:val="000000"/>
                      <w:lang w:val="da-DK"/>
                    </w:rPr>
                  </w:rPrChange>
                </w:rPr>
                <w:delText>38</w:delText>
              </w:r>
            </w:del>
          </w:p>
        </w:tc>
        <w:tc>
          <w:tcPr>
            <w:tcW w:w="921" w:type="dxa"/>
            <w:noWrap/>
            <w:hideMark/>
          </w:tcPr>
          <w:p w14:paraId="35726040" w14:textId="3A7DDCA8" w:rsidR="00371D58" w:rsidRPr="00BF3C97" w:rsidDel="00371D58" w:rsidRDefault="00371D58" w:rsidP="00371D58">
            <w:pPr>
              <w:jc w:val="right"/>
              <w:cnfStyle w:val="000000100000" w:firstRow="0" w:lastRow="0" w:firstColumn="0" w:lastColumn="0" w:oddVBand="0" w:evenVBand="0" w:oddHBand="1" w:evenHBand="0" w:firstRowFirstColumn="0" w:firstRowLastColumn="0" w:lastRowFirstColumn="0" w:lastRowLastColumn="0"/>
              <w:rPr>
                <w:del w:id="332" w:author="Sophie Emilie Søborg Agger" w:date="2020-06-23T10:25:00Z"/>
                <w:rFonts w:ascii="Calibri" w:eastAsia="Times New Roman" w:hAnsi="Calibri" w:cs="Calibri"/>
                <w:color w:val="000000"/>
                <w:sz w:val="16"/>
                <w:szCs w:val="16"/>
                <w:rPrChange w:id="333" w:author="Sophie Emilie Søborg Agger" w:date="2020-06-24T13:52:00Z">
                  <w:rPr>
                    <w:del w:id="334" w:author="Sophie Emilie Søborg Agger" w:date="2020-06-23T10:25:00Z"/>
                    <w:rFonts w:ascii="Calibri" w:eastAsia="Times New Roman" w:hAnsi="Calibri" w:cs="Calibri"/>
                    <w:color w:val="000000"/>
                    <w:lang w:val="da-DK"/>
                  </w:rPr>
                </w:rPrChange>
              </w:rPr>
            </w:pPr>
            <w:del w:id="335" w:author="Sophie Emilie Søborg Agger" w:date="2020-06-23T10:25:00Z">
              <w:r w:rsidRPr="00BF3C97" w:rsidDel="00371D58">
                <w:rPr>
                  <w:rFonts w:ascii="Calibri" w:eastAsia="Times New Roman" w:hAnsi="Calibri" w:cs="Calibri"/>
                  <w:color w:val="000000"/>
                  <w:sz w:val="16"/>
                  <w:szCs w:val="16"/>
                  <w:rPrChange w:id="336" w:author="Sophie Emilie Søborg Agger" w:date="2020-06-24T13:52:00Z">
                    <w:rPr>
                      <w:rFonts w:ascii="Calibri" w:eastAsia="Times New Roman" w:hAnsi="Calibri" w:cs="Calibri"/>
                      <w:color w:val="000000"/>
                      <w:lang w:val="da-DK"/>
                    </w:rPr>
                  </w:rPrChange>
                </w:rPr>
                <w:delText>318</w:delText>
              </w:r>
            </w:del>
          </w:p>
        </w:tc>
      </w:tr>
      <w:tr w:rsidR="00371D58" w:rsidRPr="00BF3C97" w:rsidDel="00371D58" w14:paraId="45D68B02" w14:textId="398B02AA" w:rsidTr="00371D58">
        <w:trPr>
          <w:divId w:val="23947158"/>
          <w:trHeight w:val="320"/>
          <w:del w:id="337" w:author="Sophie Emilie Søborg Agger" w:date="2020-06-23T10:25:00Z"/>
        </w:trPr>
        <w:tc>
          <w:tcPr>
            <w:cnfStyle w:val="001000000000" w:firstRow="0" w:lastRow="0" w:firstColumn="1" w:lastColumn="0" w:oddVBand="0" w:evenVBand="0" w:oddHBand="0" w:evenHBand="0" w:firstRowFirstColumn="0" w:firstRowLastColumn="0" w:lastRowFirstColumn="0" w:lastRowLastColumn="0"/>
            <w:tcW w:w="1271" w:type="dxa"/>
            <w:noWrap/>
            <w:hideMark/>
          </w:tcPr>
          <w:p w14:paraId="4B40D858" w14:textId="19064060" w:rsidR="00371D58" w:rsidRPr="00BF3C97" w:rsidDel="00371D58" w:rsidRDefault="00371D58" w:rsidP="00371D58">
            <w:pPr>
              <w:rPr>
                <w:del w:id="338" w:author="Sophie Emilie Søborg Agger" w:date="2020-06-23T10:25:00Z"/>
                <w:rFonts w:ascii="Calibri" w:eastAsia="Times New Roman" w:hAnsi="Calibri" w:cs="Calibri"/>
                <w:color w:val="000000"/>
                <w:sz w:val="16"/>
                <w:szCs w:val="16"/>
                <w:rPrChange w:id="339" w:author="Sophie Emilie Søborg Agger" w:date="2020-06-24T13:52:00Z">
                  <w:rPr>
                    <w:del w:id="340" w:author="Sophie Emilie Søborg Agger" w:date="2020-06-23T10:25:00Z"/>
                    <w:rFonts w:ascii="Calibri" w:eastAsia="Times New Roman" w:hAnsi="Calibri" w:cs="Calibri"/>
                    <w:color w:val="000000"/>
                    <w:lang w:val="da-DK"/>
                  </w:rPr>
                </w:rPrChange>
              </w:rPr>
            </w:pPr>
            <w:del w:id="341" w:author="Sophie Emilie Søborg Agger" w:date="2020-06-23T10:25:00Z">
              <w:r w:rsidRPr="00BF3C97" w:rsidDel="00371D58">
                <w:rPr>
                  <w:rFonts w:ascii="Calibri" w:eastAsia="Times New Roman" w:hAnsi="Calibri" w:cs="Calibri"/>
                  <w:color w:val="000000"/>
                  <w:sz w:val="16"/>
                  <w:szCs w:val="16"/>
                  <w:rPrChange w:id="342" w:author="Sophie Emilie Søborg Agger" w:date="2020-06-24T13:52:00Z">
                    <w:rPr>
                      <w:rFonts w:ascii="Calibri" w:eastAsia="Times New Roman" w:hAnsi="Calibri" w:cs="Calibri"/>
                      <w:color w:val="000000"/>
                      <w:lang w:val="da-DK"/>
                    </w:rPr>
                  </w:rPrChange>
                </w:rPr>
                <w:delText>Renal dysplasia</w:delText>
              </w:r>
            </w:del>
          </w:p>
        </w:tc>
        <w:tc>
          <w:tcPr>
            <w:tcW w:w="709" w:type="dxa"/>
            <w:noWrap/>
            <w:hideMark/>
          </w:tcPr>
          <w:p w14:paraId="11B87453" w14:textId="7CFBA540" w:rsidR="00371D58" w:rsidRPr="00BF3C97" w:rsidDel="00371D58" w:rsidRDefault="00371D58" w:rsidP="00371D58">
            <w:pPr>
              <w:cnfStyle w:val="000000000000" w:firstRow="0" w:lastRow="0" w:firstColumn="0" w:lastColumn="0" w:oddVBand="0" w:evenVBand="0" w:oddHBand="0" w:evenHBand="0" w:firstRowFirstColumn="0" w:firstRowLastColumn="0" w:lastRowFirstColumn="0" w:lastRowLastColumn="0"/>
              <w:rPr>
                <w:del w:id="343" w:author="Sophie Emilie Søborg Agger" w:date="2020-06-23T10:25:00Z"/>
                <w:rFonts w:ascii="Calibri" w:eastAsia="Times New Roman" w:hAnsi="Calibri" w:cs="Calibri"/>
                <w:color w:val="000000"/>
                <w:sz w:val="16"/>
                <w:szCs w:val="16"/>
                <w:rPrChange w:id="344" w:author="Sophie Emilie Søborg Agger" w:date="2020-06-24T13:52:00Z">
                  <w:rPr>
                    <w:del w:id="345" w:author="Sophie Emilie Søborg Agger" w:date="2020-06-23T10:25:00Z"/>
                    <w:rFonts w:ascii="Calibri" w:eastAsia="Times New Roman" w:hAnsi="Calibri" w:cs="Calibri"/>
                    <w:color w:val="000000"/>
                    <w:lang w:val="da-DK"/>
                  </w:rPr>
                </w:rPrChange>
              </w:rPr>
            </w:pPr>
            <w:del w:id="346" w:author="Sophie Emilie Søborg Agger" w:date="2020-06-23T10:25:00Z">
              <w:r w:rsidRPr="00BF3C97" w:rsidDel="00371D58">
                <w:rPr>
                  <w:rFonts w:ascii="Calibri" w:eastAsia="Times New Roman" w:hAnsi="Calibri" w:cs="Calibri"/>
                  <w:color w:val="000000"/>
                  <w:sz w:val="16"/>
                  <w:szCs w:val="16"/>
                  <w:rPrChange w:id="347" w:author="Sophie Emilie Søborg Agger" w:date="2020-06-24T13:52:00Z">
                    <w:rPr>
                      <w:rFonts w:ascii="Calibri" w:eastAsia="Times New Roman" w:hAnsi="Calibri" w:cs="Calibri"/>
                      <w:color w:val="000000"/>
                      <w:lang w:val="da-DK"/>
                    </w:rPr>
                  </w:rPrChange>
                </w:rPr>
                <w:delText>Intron variant</w:delText>
              </w:r>
            </w:del>
          </w:p>
        </w:tc>
        <w:tc>
          <w:tcPr>
            <w:tcW w:w="709" w:type="dxa"/>
            <w:noWrap/>
            <w:hideMark/>
          </w:tcPr>
          <w:p w14:paraId="6C534B26" w14:textId="52987682" w:rsidR="00371D58" w:rsidRPr="00BF3C97" w:rsidDel="00371D58" w:rsidRDefault="00371D58" w:rsidP="00371D58">
            <w:pPr>
              <w:cnfStyle w:val="000000000000" w:firstRow="0" w:lastRow="0" w:firstColumn="0" w:lastColumn="0" w:oddVBand="0" w:evenVBand="0" w:oddHBand="0" w:evenHBand="0" w:firstRowFirstColumn="0" w:firstRowLastColumn="0" w:lastRowFirstColumn="0" w:lastRowLastColumn="0"/>
              <w:rPr>
                <w:del w:id="348" w:author="Sophie Emilie Søborg Agger" w:date="2020-06-23T10:25:00Z"/>
                <w:rFonts w:ascii="Calibri" w:eastAsia="Times New Roman" w:hAnsi="Calibri" w:cs="Calibri"/>
                <w:color w:val="000000"/>
                <w:sz w:val="16"/>
                <w:szCs w:val="16"/>
                <w:rPrChange w:id="349" w:author="Sophie Emilie Søborg Agger" w:date="2020-06-24T13:52:00Z">
                  <w:rPr>
                    <w:del w:id="350" w:author="Sophie Emilie Søborg Agger" w:date="2020-06-23T10:25:00Z"/>
                    <w:rFonts w:ascii="Calibri" w:eastAsia="Times New Roman" w:hAnsi="Calibri" w:cs="Calibri"/>
                    <w:color w:val="000000"/>
                    <w:lang w:val="da-DK"/>
                  </w:rPr>
                </w:rPrChange>
              </w:rPr>
            </w:pPr>
            <w:del w:id="351" w:author="Sophie Emilie Søborg Agger" w:date="2020-06-23T10:25:00Z">
              <w:r w:rsidRPr="00BF3C97" w:rsidDel="00371D58">
                <w:rPr>
                  <w:rFonts w:ascii="Calibri" w:eastAsia="Times New Roman" w:hAnsi="Calibri" w:cs="Calibri"/>
                  <w:color w:val="000000"/>
                  <w:sz w:val="16"/>
                  <w:szCs w:val="16"/>
                  <w:rPrChange w:id="352" w:author="Sophie Emilie Søborg Agger" w:date="2020-06-24T13:52:00Z">
                    <w:rPr>
                      <w:rFonts w:ascii="Calibri" w:eastAsia="Times New Roman" w:hAnsi="Calibri" w:cs="Calibri"/>
                      <w:color w:val="000000"/>
                      <w:lang w:val="da-DK"/>
                    </w:rPr>
                  </w:rPrChange>
                </w:rPr>
                <w:delText>CHD7</w:delText>
              </w:r>
            </w:del>
          </w:p>
        </w:tc>
        <w:tc>
          <w:tcPr>
            <w:tcW w:w="1364" w:type="dxa"/>
            <w:noWrap/>
            <w:hideMark/>
          </w:tcPr>
          <w:p w14:paraId="34261839" w14:textId="389A5E2E" w:rsidR="00371D58" w:rsidRPr="00BF3C97" w:rsidDel="00371D58" w:rsidRDefault="00371D58" w:rsidP="00371D58">
            <w:pPr>
              <w:cnfStyle w:val="000000000000" w:firstRow="0" w:lastRow="0" w:firstColumn="0" w:lastColumn="0" w:oddVBand="0" w:evenVBand="0" w:oddHBand="0" w:evenHBand="0" w:firstRowFirstColumn="0" w:firstRowLastColumn="0" w:lastRowFirstColumn="0" w:lastRowLastColumn="0"/>
              <w:rPr>
                <w:del w:id="353" w:author="Sophie Emilie Søborg Agger" w:date="2020-06-23T10:25:00Z"/>
                <w:rFonts w:ascii="Calibri" w:eastAsia="Times New Roman" w:hAnsi="Calibri" w:cs="Calibri"/>
                <w:color w:val="000000"/>
                <w:sz w:val="16"/>
                <w:szCs w:val="16"/>
                <w:rPrChange w:id="354" w:author="Sophie Emilie Søborg Agger" w:date="2020-06-24T13:52:00Z">
                  <w:rPr>
                    <w:del w:id="355" w:author="Sophie Emilie Søborg Agger" w:date="2020-06-23T10:25:00Z"/>
                    <w:rFonts w:ascii="Calibri" w:eastAsia="Times New Roman" w:hAnsi="Calibri" w:cs="Calibri"/>
                    <w:color w:val="000000"/>
                    <w:lang w:val="da-DK"/>
                  </w:rPr>
                </w:rPrChange>
              </w:rPr>
            </w:pPr>
            <w:del w:id="356" w:author="Sophie Emilie Søborg Agger" w:date="2020-06-23T10:25:00Z">
              <w:r w:rsidRPr="00BF3C97" w:rsidDel="00371D58">
                <w:rPr>
                  <w:rFonts w:ascii="Calibri" w:eastAsia="Times New Roman" w:hAnsi="Calibri" w:cs="Calibri"/>
                  <w:color w:val="000000"/>
                  <w:sz w:val="16"/>
                  <w:szCs w:val="16"/>
                  <w:rPrChange w:id="357" w:author="Sophie Emilie Søborg Agger" w:date="2020-06-24T13:52:00Z">
                    <w:rPr>
                      <w:rFonts w:ascii="Calibri" w:eastAsia="Times New Roman" w:hAnsi="Calibri" w:cs="Calibri"/>
                      <w:color w:val="000000"/>
                      <w:lang w:val="da-DK"/>
                    </w:rPr>
                  </w:rPrChange>
                </w:rPr>
                <w:delText>chr29:11190237</w:delText>
              </w:r>
            </w:del>
          </w:p>
        </w:tc>
        <w:tc>
          <w:tcPr>
            <w:tcW w:w="580" w:type="dxa"/>
            <w:noWrap/>
            <w:hideMark/>
          </w:tcPr>
          <w:p w14:paraId="347C0325" w14:textId="695B2F8F" w:rsidR="00371D58" w:rsidRPr="00BF3C97" w:rsidDel="00371D58" w:rsidRDefault="00371D58" w:rsidP="00371D58">
            <w:pPr>
              <w:jc w:val="right"/>
              <w:cnfStyle w:val="000000000000" w:firstRow="0" w:lastRow="0" w:firstColumn="0" w:lastColumn="0" w:oddVBand="0" w:evenVBand="0" w:oddHBand="0" w:evenHBand="0" w:firstRowFirstColumn="0" w:firstRowLastColumn="0" w:lastRowFirstColumn="0" w:lastRowLastColumn="0"/>
              <w:rPr>
                <w:del w:id="358" w:author="Sophie Emilie Søborg Agger" w:date="2020-06-23T10:25:00Z"/>
                <w:rFonts w:ascii="Calibri" w:eastAsia="Times New Roman" w:hAnsi="Calibri" w:cs="Calibri"/>
                <w:color w:val="000000"/>
                <w:sz w:val="16"/>
                <w:szCs w:val="16"/>
                <w:rPrChange w:id="359" w:author="Sophie Emilie Søborg Agger" w:date="2020-06-24T13:52:00Z">
                  <w:rPr>
                    <w:del w:id="360" w:author="Sophie Emilie Søborg Agger" w:date="2020-06-23T10:25:00Z"/>
                    <w:rFonts w:ascii="Calibri" w:eastAsia="Times New Roman" w:hAnsi="Calibri" w:cs="Calibri"/>
                    <w:color w:val="000000"/>
                    <w:lang w:val="da-DK"/>
                  </w:rPr>
                </w:rPrChange>
              </w:rPr>
            </w:pPr>
            <w:del w:id="361" w:author="Sophie Emilie Søborg Agger" w:date="2020-06-23T10:25:00Z">
              <w:r w:rsidRPr="00BF3C97" w:rsidDel="00371D58">
                <w:rPr>
                  <w:rFonts w:ascii="Calibri" w:eastAsia="Times New Roman" w:hAnsi="Calibri" w:cs="Calibri"/>
                  <w:color w:val="000000"/>
                  <w:sz w:val="16"/>
                  <w:szCs w:val="16"/>
                  <w:rPrChange w:id="362" w:author="Sophie Emilie Søborg Agger" w:date="2020-06-24T13:52:00Z">
                    <w:rPr>
                      <w:rFonts w:ascii="Calibri" w:eastAsia="Times New Roman" w:hAnsi="Calibri" w:cs="Calibri"/>
                      <w:color w:val="000000"/>
                      <w:lang w:val="da-DK"/>
                    </w:rPr>
                  </w:rPrChange>
                </w:rPr>
                <w:delText>0.90</w:delText>
              </w:r>
            </w:del>
          </w:p>
        </w:tc>
        <w:tc>
          <w:tcPr>
            <w:tcW w:w="472" w:type="dxa"/>
            <w:noWrap/>
            <w:hideMark/>
          </w:tcPr>
          <w:p w14:paraId="14918460" w14:textId="2984DCC5" w:rsidR="00371D58" w:rsidRPr="00BF3C97" w:rsidDel="00371D58" w:rsidRDefault="00371D58" w:rsidP="00371D58">
            <w:pPr>
              <w:jc w:val="right"/>
              <w:cnfStyle w:val="000000000000" w:firstRow="0" w:lastRow="0" w:firstColumn="0" w:lastColumn="0" w:oddVBand="0" w:evenVBand="0" w:oddHBand="0" w:evenHBand="0" w:firstRowFirstColumn="0" w:firstRowLastColumn="0" w:lastRowFirstColumn="0" w:lastRowLastColumn="0"/>
              <w:rPr>
                <w:del w:id="363" w:author="Sophie Emilie Søborg Agger" w:date="2020-06-23T10:25:00Z"/>
                <w:rFonts w:ascii="Calibri" w:eastAsia="Times New Roman" w:hAnsi="Calibri" w:cs="Calibri"/>
                <w:color w:val="000000"/>
                <w:sz w:val="16"/>
                <w:szCs w:val="16"/>
                <w:rPrChange w:id="364" w:author="Sophie Emilie Søborg Agger" w:date="2020-06-24T13:52:00Z">
                  <w:rPr>
                    <w:del w:id="365" w:author="Sophie Emilie Søborg Agger" w:date="2020-06-23T10:25:00Z"/>
                    <w:rFonts w:ascii="Calibri" w:eastAsia="Times New Roman" w:hAnsi="Calibri" w:cs="Calibri"/>
                    <w:color w:val="000000"/>
                    <w:lang w:val="da-DK"/>
                  </w:rPr>
                </w:rPrChange>
              </w:rPr>
            </w:pPr>
            <w:del w:id="366" w:author="Sophie Emilie Søborg Agger" w:date="2020-06-23T10:25:00Z">
              <w:r w:rsidRPr="00BF3C97" w:rsidDel="00371D58">
                <w:rPr>
                  <w:rFonts w:ascii="Calibri" w:eastAsia="Times New Roman" w:hAnsi="Calibri" w:cs="Calibri"/>
                  <w:color w:val="000000"/>
                  <w:sz w:val="16"/>
                  <w:szCs w:val="16"/>
                  <w:rPrChange w:id="367" w:author="Sophie Emilie Søborg Agger" w:date="2020-06-24T13:52:00Z">
                    <w:rPr>
                      <w:rFonts w:ascii="Calibri" w:eastAsia="Times New Roman" w:hAnsi="Calibri" w:cs="Calibri"/>
                      <w:color w:val="000000"/>
                      <w:lang w:val="da-DK"/>
                    </w:rPr>
                  </w:rPrChange>
                </w:rPr>
                <w:delText>5.02</w:delText>
              </w:r>
            </w:del>
          </w:p>
        </w:tc>
        <w:tc>
          <w:tcPr>
            <w:tcW w:w="604" w:type="dxa"/>
            <w:noWrap/>
            <w:hideMark/>
          </w:tcPr>
          <w:p w14:paraId="2D9019DD" w14:textId="161894D0" w:rsidR="00371D58" w:rsidRPr="00BF3C97" w:rsidDel="00371D58" w:rsidRDefault="00371D58" w:rsidP="00371D58">
            <w:pPr>
              <w:jc w:val="right"/>
              <w:cnfStyle w:val="000000000000" w:firstRow="0" w:lastRow="0" w:firstColumn="0" w:lastColumn="0" w:oddVBand="0" w:evenVBand="0" w:oddHBand="0" w:evenHBand="0" w:firstRowFirstColumn="0" w:firstRowLastColumn="0" w:lastRowFirstColumn="0" w:lastRowLastColumn="0"/>
              <w:rPr>
                <w:del w:id="368" w:author="Sophie Emilie Søborg Agger" w:date="2020-06-23T10:25:00Z"/>
                <w:rFonts w:ascii="Calibri" w:eastAsia="Times New Roman" w:hAnsi="Calibri" w:cs="Calibri"/>
                <w:color w:val="000000"/>
                <w:sz w:val="16"/>
                <w:szCs w:val="16"/>
                <w:rPrChange w:id="369" w:author="Sophie Emilie Søborg Agger" w:date="2020-06-24T13:52:00Z">
                  <w:rPr>
                    <w:del w:id="370" w:author="Sophie Emilie Søborg Agger" w:date="2020-06-23T10:25:00Z"/>
                    <w:rFonts w:ascii="Calibri" w:eastAsia="Times New Roman" w:hAnsi="Calibri" w:cs="Calibri"/>
                    <w:color w:val="000000"/>
                    <w:lang w:val="da-DK"/>
                  </w:rPr>
                </w:rPrChange>
              </w:rPr>
            </w:pPr>
            <w:del w:id="371" w:author="Sophie Emilie Søborg Agger" w:date="2020-06-23T10:25:00Z">
              <w:r w:rsidRPr="00BF3C97" w:rsidDel="00371D58">
                <w:rPr>
                  <w:rFonts w:ascii="Calibri" w:eastAsia="Times New Roman" w:hAnsi="Calibri" w:cs="Calibri"/>
                  <w:color w:val="000000"/>
                  <w:sz w:val="16"/>
                  <w:szCs w:val="16"/>
                  <w:rPrChange w:id="372" w:author="Sophie Emilie Søborg Agger" w:date="2020-06-24T13:52:00Z">
                    <w:rPr>
                      <w:rFonts w:ascii="Calibri" w:eastAsia="Times New Roman" w:hAnsi="Calibri" w:cs="Calibri"/>
                      <w:color w:val="000000"/>
                      <w:lang w:val="da-DK"/>
                    </w:rPr>
                  </w:rPrChange>
                </w:rPr>
                <w:delText>0.74</w:delText>
              </w:r>
            </w:del>
          </w:p>
        </w:tc>
        <w:tc>
          <w:tcPr>
            <w:tcW w:w="762" w:type="dxa"/>
            <w:noWrap/>
            <w:hideMark/>
          </w:tcPr>
          <w:p w14:paraId="0C3CF59A" w14:textId="67272E1F" w:rsidR="00371D58" w:rsidRPr="00BF3C97" w:rsidDel="00371D58" w:rsidRDefault="00371D58" w:rsidP="00371D58">
            <w:pPr>
              <w:jc w:val="right"/>
              <w:cnfStyle w:val="000000000000" w:firstRow="0" w:lastRow="0" w:firstColumn="0" w:lastColumn="0" w:oddVBand="0" w:evenVBand="0" w:oddHBand="0" w:evenHBand="0" w:firstRowFirstColumn="0" w:firstRowLastColumn="0" w:lastRowFirstColumn="0" w:lastRowLastColumn="0"/>
              <w:rPr>
                <w:del w:id="373" w:author="Sophie Emilie Søborg Agger" w:date="2020-06-23T10:25:00Z"/>
                <w:rFonts w:ascii="Calibri" w:eastAsia="Times New Roman" w:hAnsi="Calibri" w:cs="Calibri"/>
                <w:color w:val="000000"/>
                <w:sz w:val="16"/>
                <w:szCs w:val="16"/>
                <w:rPrChange w:id="374" w:author="Sophie Emilie Søborg Agger" w:date="2020-06-24T13:52:00Z">
                  <w:rPr>
                    <w:del w:id="375" w:author="Sophie Emilie Søborg Agger" w:date="2020-06-23T10:25:00Z"/>
                    <w:rFonts w:ascii="Calibri" w:eastAsia="Times New Roman" w:hAnsi="Calibri" w:cs="Calibri"/>
                    <w:color w:val="000000"/>
                    <w:lang w:val="da-DK"/>
                  </w:rPr>
                </w:rPrChange>
              </w:rPr>
            </w:pPr>
            <w:del w:id="376" w:author="Sophie Emilie Søborg Agger" w:date="2020-06-23T10:25:00Z">
              <w:r w:rsidRPr="00BF3C97" w:rsidDel="00371D58">
                <w:rPr>
                  <w:rFonts w:ascii="Calibri" w:eastAsia="Times New Roman" w:hAnsi="Calibri" w:cs="Calibri"/>
                  <w:color w:val="000000"/>
                  <w:sz w:val="16"/>
                  <w:szCs w:val="16"/>
                  <w:rPrChange w:id="377" w:author="Sophie Emilie Søborg Agger" w:date="2020-06-24T13:52:00Z">
                    <w:rPr>
                      <w:rFonts w:ascii="Calibri" w:eastAsia="Times New Roman" w:hAnsi="Calibri" w:cs="Calibri"/>
                      <w:color w:val="000000"/>
                      <w:lang w:val="da-DK"/>
                    </w:rPr>
                  </w:rPrChange>
                </w:rPr>
                <w:delText>0.03</w:delText>
              </w:r>
            </w:del>
          </w:p>
        </w:tc>
        <w:tc>
          <w:tcPr>
            <w:tcW w:w="557" w:type="dxa"/>
            <w:noWrap/>
            <w:hideMark/>
          </w:tcPr>
          <w:p w14:paraId="19A6BEE8" w14:textId="4AB921AC" w:rsidR="00371D58" w:rsidRPr="00BF3C97" w:rsidDel="00371D58" w:rsidRDefault="00371D58" w:rsidP="00371D58">
            <w:pPr>
              <w:cnfStyle w:val="000000000000" w:firstRow="0" w:lastRow="0" w:firstColumn="0" w:lastColumn="0" w:oddVBand="0" w:evenVBand="0" w:oddHBand="0" w:evenHBand="0" w:firstRowFirstColumn="0" w:firstRowLastColumn="0" w:lastRowFirstColumn="0" w:lastRowLastColumn="0"/>
              <w:rPr>
                <w:del w:id="378" w:author="Sophie Emilie Søborg Agger" w:date="2020-06-23T10:25:00Z"/>
                <w:rFonts w:ascii="Calibri" w:eastAsia="Times New Roman" w:hAnsi="Calibri" w:cs="Calibri"/>
                <w:color w:val="000000"/>
                <w:sz w:val="16"/>
                <w:szCs w:val="16"/>
                <w:rPrChange w:id="379" w:author="Sophie Emilie Søborg Agger" w:date="2020-06-24T13:52:00Z">
                  <w:rPr>
                    <w:del w:id="380" w:author="Sophie Emilie Søborg Agger" w:date="2020-06-23T10:25:00Z"/>
                    <w:rFonts w:ascii="Calibri" w:eastAsia="Times New Roman" w:hAnsi="Calibri" w:cs="Calibri"/>
                    <w:color w:val="000000"/>
                    <w:lang w:val="da-DK"/>
                  </w:rPr>
                </w:rPrChange>
              </w:rPr>
            </w:pPr>
            <w:del w:id="381" w:author="Sophie Emilie Søborg Agger" w:date="2020-06-23T10:25:00Z">
              <w:r w:rsidRPr="00BF3C97" w:rsidDel="00371D58">
                <w:rPr>
                  <w:rFonts w:ascii="Calibri" w:eastAsia="Times New Roman" w:hAnsi="Calibri" w:cs="Calibri"/>
                  <w:color w:val="000000"/>
                  <w:sz w:val="16"/>
                  <w:szCs w:val="16"/>
                  <w:rPrChange w:id="382" w:author="Sophie Emilie Søborg Agger" w:date="2020-06-24T13:52:00Z">
                    <w:rPr>
                      <w:rFonts w:ascii="Calibri" w:eastAsia="Times New Roman" w:hAnsi="Calibri" w:cs="Calibri"/>
                      <w:color w:val="000000"/>
                      <w:lang w:val="da-DK"/>
                    </w:rPr>
                  </w:rPrChange>
                </w:rPr>
                <w:delText>-</w:delText>
              </w:r>
            </w:del>
          </w:p>
        </w:tc>
        <w:tc>
          <w:tcPr>
            <w:tcW w:w="1247" w:type="dxa"/>
            <w:noWrap/>
            <w:hideMark/>
          </w:tcPr>
          <w:p w14:paraId="2CF69955" w14:textId="2A3D7A79" w:rsidR="00371D58" w:rsidRPr="00BF3C97" w:rsidDel="00371D58" w:rsidRDefault="00371D58" w:rsidP="00371D58">
            <w:pPr>
              <w:cnfStyle w:val="000000000000" w:firstRow="0" w:lastRow="0" w:firstColumn="0" w:lastColumn="0" w:oddVBand="0" w:evenVBand="0" w:oddHBand="0" w:evenHBand="0" w:firstRowFirstColumn="0" w:firstRowLastColumn="0" w:lastRowFirstColumn="0" w:lastRowLastColumn="0"/>
              <w:rPr>
                <w:del w:id="383" w:author="Sophie Emilie Søborg Agger" w:date="2020-06-23T10:25:00Z"/>
                <w:rFonts w:ascii="Calibri" w:eastAsia="Times New Roman" w:hAnsi="Calibri" w:cs="Calibri"/>
                <w:color w:val="000000"/>
                <w:sz w:val="16"/>
                <w:szCs w:val="16"/>
                <w:rPrChange w:id="384" w:author="Sophie Emilie Søborg Agger" w:date="2020-06-24T13:52:00Z">
                  <w:rPr>
                    <w:del w:id="385" w:author="Sophie Emilie Søborg Agger" w:date="2020-06-23T10:25:00Z"/>
                    <w:rFonts w:ascii="Calibri" w:eastAsia="Times New Roman" w:hAnsi="Calibri" w:cs="Calibri"/>
                    <w:color w:val="000000"/>
                    <w:lang w:val="da-DK"/>
                  </w:rPr>
                </w:rPrChange>
              </w:rPr>
            </w:pPr>
            <w:del w:id="386" w:author="Sophie Emilie Søborg Agger" w:date="2020-06-23T10:25:00Z">
              <w:r w:rsidRPr="00BF3C97" w:rsidDel="00371D58">
                <w:rPr>
                  <w:rFonts w:ascii="Calibri" w:eastAsia="Times New Roman" w:hAnsi="Calibri" w:cs="Calibri"/>
                  <w:color w:val="000000"/>
                  <w:sz w:val="16"/>
                  <w:szCs w:val="16"/>
                  <w:rPrChange w:id="387" w:author="Sophie Emilie Søborg Agger" w:date="2020-06-24T13:52:00Z">
                    <w:rPr>
                      <w:rFonts w:ascii="Calibri" w:eastAsia="Times New Roman" w:hAnsi="Calibri" w:cs="Calibri"/>
                      <w:color w:val="000000"/>
                      <w:lang w:val="da-DK"/>
                    </w:rPr>
                  </w:rPrChange>
                </w:rPr>
                <w:delText>IMPACT=MODIFIER;STRAND=1</w:delText>
              </w:r>
            </w:del>
          </w:p>
        </w:tc>
        <w:tc>
          <w:tcPr>
            <w:tcW w:w="999" w:type="dxa"/>
            <w:noWrap/>
            <w:hideMark/>
          </w:tcPr>
          <w:p w14:paraId="0B651D8F" w14:textId="21F13DB0" w:rsidR="00371D58" w:rsidRPr="00BF3C97" w:rsidDel="00371D58" w:rsidRDefault="00371D58" w:rsidP="00371D58">
            <w:pPr>
              <w:jc w:val="right"/>
              <w:cnfStyle w:val="000000000000" w:firstRow="0" w:lastRow="0" w:firstColumn="0" w:lastColumn="0" w:oddVBand="0" w:evenVBand="0" w:oddHBand="0" w:evenHBand="0" w:firstRowFirstColumn="0" w:firstRowLastColumn="0" w:lastRowFirstColumn="0" w:lastRowLastColumn="0"/>
              <w:rPr>
                <w:del w:id="388" w:author="Sophie Emilie Søborg Agger" w:date="2020-06-23T10:25:00Z"/>
                <w:rFonts w:ascii="Calibri" w:eastAsia="Times New Roman" w:hAnsi="Calibri" w:cs="Calibri"/>
                <w:color w:val="000000"/>
                <w:sz w:val="16"/>
                <w:szCs w:val="16"/>
                <w:rPrChange w:id="389" w:author="Sophie Emilie Søborg Agger" w:date="2020-06-24T13:52:00Z">
                  <w:rPr>
                    <w:del w:id="390" w:author="Sophie Emilie Søborg Agger" w:date="2020-06-23T10:25:00Z"/>
                    <w:rFonts w:ascii="Calibri" w:eastAsia="Times New Roman" w:hAnsi="Calibri" w:cs="Calibri"/>
                    <w:color w:val="000000"/>
                    <w:lang w:val="da-DK"/>
                  </w:rPr>
                </w:rPrChange>
              </w:rPr>
            </w:pPr>
            <w:del w:id="391" w:author="Sophie Emilie Søborg Agger" w:date="2020-06-23T10:25:00Z">
              <w:r w:rsidRPr="00BF3C97" w:rsidDel="00371D58">
                <w:rPr>
                  <w:rFonts w:ascii="Calibri" w:eastAsia="Times New Roman" w:hAnsi="Calibri" w:cs="Calibri"/>
                  <w:color w:val="000000"/>
                  <w:sz w:val="16"/>
                  <w:szCs w:val="16"/>
                  <w:rPrChange w:id="392" w:author="Sophie Emilie Søborg Agger" w:date="2020-06-24T13:52:00Z">
                    <w:rPr>
                      <w:rFonts w:ascii="Calibri" w:eastAsia="Times New Roman" w:hAnsi="Calibri" w:cs="Calibri"/>
                      <w:color w:val="000000"/>
                      <w:lang w:val="da-DK"/>
                    </w:rPr>
                  </w:rPrChange>
                </w:rPr>
                <w:delText>38</w:delText>
              </w:r>
            </w:del>
          </w:p>
        </w:tc>
        <w:tc>
          <w:tcPr>
            <w:tcW w:w="921" w:type="dxa"/>
            <w:noWrap/>
            <w:hideMark/>
          </w:tcPr>
          <w:p w14:paraId="412BBBF5" w14:textId="0CD3EF2B" w:rsidR="00371D58" w:rsidRPr="00BF3C97" w:rsidDel="00371D58" w:rsidRDefault="00371D58" w:rsidP="00371D58">
            <w:pPr>
              <w:jc w:val="right"/>
              <w:cnfStyle w:val="000000000000" w:firstRow="0" w:lastRow="0" w:firstColumn="0" w:lastColumn="0" w:oddVBand="0" w:evenVBand="0" w:oddHBand="0" w:evenHBand="0" w:firstRowFirstColumn="0" w:firstRowLastColumn="0" w:lastRowFirstColumn="0" w:lastRowLastColumn="0"/>
              <w:rPr>
                <w:del w:id="393" w:author="Sophie Emilie Søborg Agger" w:date="2020-06-23T10:25:00Z"/>
                <w:rFonts w:ascii="Calibri" w:eastAsia="Times New Roman" w:hAnsi="Calibri" w:cs="Calibri"/>
                <w:color w:val="000000"/>
                <w:sz w:val="16"/>
                <w:szCs w:val="16"/>
                <w:rPrChange w:id="394" w:author="Sophie Emilie Søborg Agger" w:date="2020-06-24T13:52:00Z">
                  <w:rPr>
                    <w:del w:id="395" w:author="Sophie Emilie Søborg Agger" w:date="2020-06-23T10:25:00Z"/>
                    <w:rFonts w:ascii="Calibri" w:eastAsia="Times New Roman" w:hAnsi="Calibri" w:cs="Calibri"/>
                    <w:color w:val="000000"/>
                    <w:lang w:val="da-DK"/>
                  </w:rPr>
                </w:rPrChange>
              </w:rPr>
            </w:pPr>
            <w:del w:id="396" w:author="Sophie Emilie Søborg Agger" w:date="2020-06-23T10:25:00Z">
              <w:r w:rsidRPr="00BF3C97" w:rsidDel="00371D58">
                <w:rPr>
                  <w:rFonts w:ascii="Calibri" w:eastAsia="Times New Roman" w:hAnsi="Calibri" w:cs="Calibri"/>
                  <w:color w:val="000000"/>
                  <w:sz w:val="16"/>
                  <w:szCs w:val="16"/>
                  <w:rPrChange w:id="397" w:author="Sophie Emilie Søborg Agger" w:date="2020-06-24T13:52:00Z">
                    <w:rPr>
                      <w:rFonts w:ascii="Calibri" w:eastAsia="Times New Roman" w:hAnsi="Calibri" w:cs="Calibri"/>
                      <w:color w:val="000000"/>
                      <w:lang w:val="da-DK"/>
                    </w:rPr>
                  </w:rPrChange>
                </w:rPr>
                <w:delText>316</w:delText>
              </w:r>
            </w:del>
          </w:p>
        </w:tc>
      </w:tr>
      <w:tr w:rsidR="00371D58" w:rsidRPr="00BF3C97" w:rsidDel="00371D58" w14:paraId="51E0F64C" w14:textId="692297DA" w:rsidTr="00371D58">
        <w:trPr>
          <w:cnfStyle w:val="000000100000" w:firstRow="0" w:lastRow="0" w:firstColumn="0" w:lastColumn="0" w:oddVBand="0" w:evenVBand="0" w:oddHBand="1" w:evenHBand="0" w:firstRowFirstColumn="0" w:firstRowLastColumn="0" w:lastRowFirstColumn="0" w:lastRowLastColumn="0"/>
          <w:divId w:val="23947158"/>
          <w:trHeight w:val="320"/>
          <w:del w:id="398" w:author="Sophie Emilie Søborg Agger" w:date="2020-06-23T10:25:00Z"/>
        </w:trPr>
        <w:tc>
          <w:tcPr>
            <w:cnfStyle w:val="001000000000" w:firstRow="0" w:lastRow="0" w:firstColumn="1" w:lastColumn="0" w:oddVBand="0" w:evenVBand="0" w:oddHBand="0" w:evenHBand="0" w:firstRowFirstColumn="0" w:firstRowLastColumn="0" w:lastRowFirstColumn="0" w:lastRowLastColumn="0"/>
            <w:tcW w:w="1271" w:type="dxa"/>
            <w:noWrap/>
            <w:hideMark/>
          </w:tcPr>
          <w:p w14:paraId="529F9FDF" w14:textId="718B2015" w:rsidR="00371D58" w:rsidRPr="00BF3C97" w:rsidDel="00371D58" w:rsidRDefault="00371D58" w:rsidP="00371D58">
            <w:pPr>
              <w:rPr>
                <w:del w:id="399" w:author="Sophie Emilie Søborg Agger" w:date="2020-06-23T10:25:00Z"/>
                <w:rFonts w:ascii="Calibri" w:eastAsia="Times New Roman" w:hAnsi="Calibri" w:cs="Calibri"/>
                <w:color w:val="000000"/>
                <w:sz w:val="16"/>
                <w:szCs w:val="16"/>
                <w:rPrChange w:id="400" w:author="Sophie Emilie Søborg Agger" w:date="2020-06-24T13:52:00Z">
                  <w:rPr>
                    <w:del w:id="401" w:author="Sophie Emilie Søborg Agger" w:date="2020-06-23T10:25:00Z"/>
                    <w:rFonts w:ascii="Calibri" w:eastAsia="Times New Roman" w:hAnsi="Calibri" w:cs="Calibri"/>
                    <w:color w:val="000000"/>
                    <w:lang w:val="da-DK"/>
                  </w:rPr>
                </w:rPrChange>
              </w:rPr>
            </w:pPr>
            <w:del w:id="402" w:author="Sophie Emilie Søborg Agger" w:date="2020-06-23T10:25:00Z">
              <w:r w:rsidRPr="00BF3C97" w:rsidDel="00371D58">
                <w:rPr>
                  <w:rFonts w:ascii="Calibri" w:eastAsia="Times New Roman" w:hAnsi="Calibri" w:cs="Calibri"/>
                  <w:color w:val="000000"/>
                  <w:sz w:val="16"/>
                  <w:szCs w:val="16"/>
                  <w:rPrChange w:id="403" w:author="Sophie Emilie Søborg Agger" w:date="2020-06-24T13:52:00Z">
                    <w:rPr>
                      <w:rFonts w:ascii="Calibri" w:eastAsia="Times New Roman" w:hAnsi="Calibri" w:cs="Calibri"/>
                      <w:color w:val="000000"/>
                      <w:lang w:val="da-DK"/>
                    </w:rPr>
                  </w:rPrChange>
                </w:rPr>
                <w:delText>Renal dysplasia</w:delText>
              </w:r>
            </w:del>
          </w:p>
        </w:tc>
        <w:tc>
          <w:tcPr>
            <w:tcW w:w="709" w:type="dxa"/>
            <w:noWrap/>
            <w:hideMark/>
          </w:tcPr>
          <w:p w14:paraId="50C5072D" w14:textId="12D18937" w:rsidR="00371D58" w:rsidRPr="00BF3C97" w:rsidDel="00371D58" w:rsidRDefault="00371D58" w:rsidP="00371D58">
            <w:pPr>
              <w:cnfStyle w:val="000000100000" w:firstRow="0" w:lastRow="0" w:firstColumn="0" w:lastColumn="0" w:oddVBand="0" w:evenVBand="0" w:oddHBand="1" w:evenHBand="0" w:firstRowFirstColumn="0" w:firstRowLastColumn="0" w:lastRowFirstColumn="0" w:lastRowLastColumn="0"/>
              <w:rPr>
                <w:del w:id="404" w:author="Sophie Emilie Søborg Agger" w:date="2020-06-23T10:25:00Z"/>
                <w:rFonts w:ascii="Calibri" w:eastAsia="Times New Roman" w:hAnsi="Calibri" w:cs="Calibri"/>
                <w:color w:val="000000"/>
                <w:sz w:val="16"/>
                <w:szCs w:val="16"/>
                <w:rPrChange w:id="405" w:author="Sophie Emilie Søborg Agger" w:date="2020-06-24T13:52:00Z">
                  <w:rPr>
                    <w:del w:id="406" w:author="Sophie Emilie Søborg Agger" w:date="2020-06-23T10:25:00Z"/>
                    <w:rFonts w:ascii="Calibri" w:eastAsia="Times New Roman" w:hAnsi="Calibri" w:cs="Calibri"/>
                    <w:color w:val="000000"/>
                    <w:lang w:val="da-DK"/>
                  </w:rPr>
                </w:rPrChange>
              </w:rPr>
            </w:pPr>
            <w:del w:id="407" w:author="Sophie Emilie Søborg Agger" w:date="2020-06-23T10:25:00Z">
              <w:r w:rsidRPr="00BF3C97" w:rsidDel="00371D58">
                <w:rPr>
                  <w:rFonts w:ascii="Calibri" w:eastAsia="Times New Roman" w:hAnsi="Calibri" w:cs="Calibri"/>
                  <w:color w:val="000000"/>
                  <w:sz w:val="16"/>
                  <w:szCs w:val="16"/>
                  <w:rPrChange w:id="408" w:author="Sophie Emilie Søborg Agger" w:date="2020-06-24T13:52:00Z">
                    <w:rPr>
                      <w:rFonts w:ascii="Calibri" w:eastAsia="Times New Roman" w:hAnsi="Calibri" w:cs="Calibri"/>
                      <w:color w:val="000000"/>
                      <w:lang w:val="da-DK"/>
                    </w:rPr>
                  </w:rPrChange>
                </w:rPr>
                <w:delText>Intron variant</w:delText>
              </w:r>
            </w:del>
          </w:p>
        </w:tc>
        <w:tc>
          <w:tcPr>
            <w:tcW w:w="709" w:type="dxa"/>
            <w:noWrap/>
            <w:hideMark/>
          </w:tcPr>
          <w:p w14:paraId="31B12908" w14:textId="3DAADDDC" w:rsidR="00371D58" w:rsidRPr="00BF3C97" w:rsidDel="00371D58" w:rsidRDefault="00371D58" w:rsidP="00371D58">
            <w:pPr>
              <w:cnfStyle w:val="000000100000" w:firstRow="0" w:lastRow="0" w:firstColumn="0" w:lastColumn="0" w:oddVBand="0" w:evenVBand="0" w:oddHBand="1" w:evenHBand="0" w:firstRowFirstColumn="0" w:firstRowLastColumn="0" w:lastRowFirstColumn="0" w:lastRowLastColumn="0"/>
              <w:rPr>
                <w:del w:id="409" w:author="Sophie Emilie Søborg Agger" w:date="2020-06-23T10:25:00Z"/>
                <w:rFonts w:ascii="Calibri" w:eastAsia="Times New Roman" w:hAnsi="Calibri" w:cs="Calibri"/>
                <w:color w:val="000000"/>
                <w:sz w:val="16"/>
                <w:szCs w:val="16"/>
                <w:rPrChange w:id="410" w:author="Sophie Emilie Søborg Agger" w:date="2020-06-24T13:52:00Z">
                  <w:rPr>
                    <w:del w:id="411" w:author="Sophie Emilie Søborg Agger" w:date="2020-06-23T10:25:00Z"/>
                    <w:rFonts w:ascii="Calibri" w:eastAsia="Times New Roman" w:hAnsi="Calibri" w:cs="Calibri"/>
                    <w:color w:val="000000"/>
                    <w:lang w:val="da-DK"/>
                  </w:rPr>
                </w:rPrChange>
              </w:rPr>
            </w:pPr>
            <w:del w:id="412" w:author="Sophie Emilie Søborg Agger" w:date="2020-06-23T10:25:00Z">
              <w:r w:rsidRPr="00BF3C97" w:rsidDel="00371D58">
                <w:rPr>
                  <w:rFonts w:ascii="Calibri" w:eastAsia="Times New Roman" w:hAnsi="Calibri" w:cs="Calibri"/>
                  <w:color w:val="000000"/>
                  <w:sz w:val="16"/>
                  <w:szCs w:val="16"/>
                  <w:rPrChange w:id="413" w:author="Sophie Emilie Søborg Agger" w:date="2020-06-24T13:52:00Z">
                    <w:rPr>
                      <w:rFonts w:ascii="Calibri" w:eastAsia="Times New Roman" w:hAnsi="Calibri" w:cs="Calibri"/>
                      <w:color w:val="000000"/>
                      <w:lang w:val="da-DK"/>
                    </w:rPr>
                  </w:rPrChange>
                </w:rPr>
                <w:delText>CHD7</w:delText>
              </w:r>
            </w:del>
          </w:p>
        </w:tc>
        <w:tc>
          <w:tcPr>
            <w:tcW w:w="1364" w:type="dxa"/>
            <w:noWrap/>
            <w:hideMark/>
          </w:tcPr>
          <w:p w14:paraId="6B27E108" w14:textId="387ACB31" w:rsidR="00371D58" w:rsidRPr="00BF3C97" w:rsidDel="00371D58" w:rsidRDefault="00371D58" w:rsidP="00371D58">
            <w:pPr>
              <w:cnfStyle w:val="000000100000" w:firstRow="0" w:lastRow="0" w:firstColumn="0" w:lastColumn="0" w:oddVBand="0" w:evenVBand="0" w:oddHBand="1" w:evenHBand="0" w:firstRowFirstColumn="0" w:firstRowLastColumn="0" w:lastRowFirstColumn="0" w:lastRowLastColumn="0"/>
              <w:rPr>
                <w:del w:id="414" w:author="Sophie Emilie Søborg Agger" w:date="2020-06-23T10:25:00Z"/>
                <w:rFonts w:ascii="Calibri" w:eastAsia="Times New Roman" w:hAnsi="Calibri" w:cs="Calibri"/>
                <w:color w:val="000000"/>
                <w:sz w:val="16"/>
                <w:szCs w:val="16"/>
                <w:rPrChange w:id="415" w:author="Sophie Emilie Søborg Agger" w:date="2020-06-24T13:52:00Z">
                  <w:rPr>
                    <w:del w:id="416" w:author="Sophie Emilie Søborg Agger" w:date="2020-06-23T10:25:00Z"/>
                    <w:rFonts w:ascii="Calibri" w:eastAsia="Times New Roman" w:hAnsi="Calibri" w:cs="Calibri"/>
                    <w:color w:val="000000"/>
                    <w:lang w:val="da-DK"/>
                  </w:rPr>
                </w:rPrChange>
              </w:rPr>
            </w:pPr>
            <w:del w:id="417" w:author="Sophie Emilie Søborg Agger" w:date="2020-06-23T10:25:00Z">
              <w:r w:rsidRPr="00BF3C97" w:rsidDel="00371D58">
                <w:rPr>
                  <w:rFonts w:ascii="Calibri" w:eastAsia="Times New Roman" w:hAnsi="Calibri" w:cs="Calibri"/>
                  <w:color w:val="000000"/>
                  <w:sz w:val="16"/>
                  <w:szCs w:val="16"/>
                  <w:rPrChange w:id="418" w:author="Sophie Emilie Søborg Agger" w:date="2020-06-24T13:52:00Z">
                    <w:rPr>
                      <w:rFonts w:ascii="Calibri" w:eastAsia="Times New Roman" w:hAnsi="Calibri" w:cs="Calibri"/>
                      <w:color w:val="000000"/>
                      <w:lang w:val="da-DK"/>
                    </w:rPr>
                  </w:rPrChange>
                </w:rPr>
                <w:delText>chr29:11194658</w:delText>
              </w:r>
            </w:del>
          </w:p>
        </w:tc>
        <w:tc>
          <w:tcPr>
            <w:tcW w:w="580" w:type="dxa"/>
            <w:noWrap/>
            <w:hideMark/>
          </w:tcPr>
          <w:p w14:paraId="73F0DB6D" w14:textId="62A57C4E" w:rsidR="00371D58" w:rsidRPr="00BF3C97" w:rsidDel="00371D58" w:rsidRDefault="00371D58" w:rsidP="00371D58">
            <w:pPr>
              <w:jc w:val="right"/>
              <w:cnfStyle w:val="000000100000" w:firstRow="0" w:lastRow="0" w:firstColumn="0" w:lastColumn="0" w:oddVBand="0" w:evenVBand="0" w:oddHBand="1" w:evenHBand="0" w:firstRowFirstColumn="0" w:firstRowLastColumn="0" w:lastRowFirstColumn="0" w:lastRowLastColumn="0"/>
              <w:rPr>
                <w:del w:id="419" w:author="Sophie Emilie Søborg Agger" w:date="2020-06-23T10:25:00Z"/>
                <w:rFonts w:ascii="Calibri" w:eastAsia="Times New Roman" w:hAnsi="Calibri" w:cs="Calibri"/>
                <w:color w:val="000000"/>
                <w:sz w:val="16"/>
                <w:szCs w:val="16"/>
                <w:rPrChange w:id="420" w:author="Sophie Emilie Søborg Agger" w:date="2020-06-24T13:52:00Z">
                  <w:rPr>
                    <w:del w:id="421" w:author="Sophie Emilie Søborg Agger" w:date="2020-06-23T10:25:00Z"/>
                    <w:rFonts w:ascii="Calibri" w:eastAsia="Times New Roman" w:hAnsi="Calibri" w:cs="Calibri"/>
                    <w:color w:val="000000"/>
                    <w:lang w:val="da-DK"/>
                  </w:rPr>
                </w:rPrChange>
              </w:rPr>
            </w:pPr>
            <w:del w:id="422" w:author="Sophie Emilie Søborg Agger" w:date="2020-06-23T10:25:00Z">
              <w:r w:rsidRPr="00BF3C97" w:rsidDel="00371D58">
                <w:rPr>
                  <w:rFonts w:ascii="Calibri" w:eastAsia="Times New Roman" w:hAnsi="Calibri" w:cs="Calibri"/>
                  <w:color w:val="000000"/>
                  <w:sz w:val="16"/>
                  <w:szCs w:val="16"/>
                  <w:rPrChange w:id="423" w:author="Sophie Emilie Søborg Agger" w:date="2020-06-24T13:52:00Z">
                    <w:rPr>
                      <w:rFonts w:ascii="Calibri" w:eastAsia="Times New Roman" w:hAnsi="Calibri" w:cs="Calibri"/>
                      <w:color w:val="000000"/>
                      <w:lang w:val="da-DK"/>
                    </w:rPr>
                  </w:rPrChange>
                </w:rPr>
                <w:delText>0.90</w:delText>
              </w:r>
            </w:del>
          </w:p>
        </w:tc>
        <w:tc>
          <w:tcPr>
            <w:tcW w:w="472" w:type="dxa"/>
            <w:noWrap/>
            <w:hideMark/>
          </w:tcPr>
          <w:p w14:paraId="7A1ED79C" w14:textId="3E6C7191" w:rsidR="00371D58" w:rsidRPr="00BF3C97" w:rsidDel="00371D58" w:rsidRDefault="00371D58" w:rsidP="00371D58">
            <w:pPr>
              <w:jc w:val="right"/>
              <w:cnfStyle w:val="000000100000" w:firstRow="0" w:lastRow="0" w:firstColumn="0" w:lastColumn="0" w:oddVBand="0" w:evenVBand="0" w:oddHBand="1" w:evenHBand="0" w:firstRowFirstColumn="0" w:firstRowLastColumn="0" w:lastRowFirstColumn="0" w:lastRowLastColumn="0"/>
              <w:rPr>
                <w:del w:id="424" w:author="Sophie Emilie Søborg Agger" w:date="2020-06-23T10:25:00Z"/>
                <w:rFonts w:ascii="Calibri" w:eastAsia="Times New Roman" w:hAnsi="Calibri" w:cs="Calibri"/>
                <w:color w:val="000000"/>
                <w:sz w:val="16"/>
                <w:szCs w:val="16"/>
                <w:rPrChange w:id="425" w:author="Sophie Emilie Søborg Agger" w:date="2020-06-24T13:52:00Z">
                  <w:rPr>
                    <w:del w:id="426" w:author="Sophie Emilie Søborg Agger" w:date="2020-06-23T10:25:00Z"/>
                    <w:rFonts w:ascii="Calibri" w:eastAsia="Times New Roman" w:hAnsi="Calibri" w:cs="Calibri"/>
                    <w:color w:val="000000"/>
                    <w:lang w:val="da-DK"/>
                  </w:rPr>
                </w:rPrChange>
              </w:rPr>
            </w:pPr>
            <w:del w:id="427" w:author="Sophie Emilie Søborg Agger" w:date="2020-06-23T10:25:00Z">
              <w:r w:rsidRPr="00BF3C97" w:rsidDel="00371D58">
                <w:rPr>
                  <w:rFonts w:ascii="Calibri" w:eastAsia="Times New Roman" w:hAnsi="Calibri" w:cs="Calibri"/>
                  <w:color w:val="000000"/>
                  <w:sz w:val="16"/>
                  <w:szCs w:val="16"/>
                  <w:rPrChange w:id="428" w:author="Sophie Emilie Søborg Agger" w:date="2020-06-24T13:52:00Z">
                    <w:rPr>
                      <w:rFonts w:ascii="Calibri" w:eastAsia="Times New Roman" w:hAnsi="Calibri" w:cs="Calibri"/>
                      <w:color w:val="000000"/>
                      <w:lang w:val="da-DK"/>
                    </w:rPr>
                  </w:rPrChange>
                </w:rPr>
                <w:delText>5.02</w:delText>
              </w:r>
            </w:del>
          </w:p>
        </w:tc>
        <w:tc>
          <w:tcPr>
            <w:tcW w:w="604" w:type="dxa"/>
            <w:noWrap/>
            <w:hideMark/>
          </w:tcPr>
          <w:p w14:paraId="0C4274FC" w14:textId="7C454A8C" w:rsidR="00371D58" w:rsidRPr="00BF3C97" w:rsidDel="00371D58" w:rsidRDefault="00371D58" w:rsidP="00371D58">
            <w:pPr>
              <w:jc w:val="right"/>
              <w:cnfStyle w:val="000000100000" w:firstRow="0" w:lastRow="0" w:firstColumn="0" w:lastColumn="0" w:oddVBand="0" w:evenVBand="0" w:oddHBand="1" w:evenHBand="0" w:firstRowFirstColumn="0" w:firstRowLastColumn="0" w:lastRowFirstColumn="0" w:lastRowLastColumn="0"/>
              <w:rPr>
                <w:del w:id="429" w:author="Sophie Emilie Søborg Agger" w:date="2020-06-23T10:25:00Z"/>
                <w:rFonts w:ascii="Calibri" w:eastAsia="Times New Roman" w:hAnsi="Calibri" w:cs="Calibri"/>
                <w:color w:val="000000"/>
                <w:sz w:val="16"/>
                <w:szCs w:val="16"/>
                <w:rPrChange w:id="430" w:author="Sophie Emilie Søborg Agger" w:date="2020-06-24T13:52:00Z">
                  <w:rPr>
                    <w:del w:id="431" w:author="Sophie Emilie Søborg Agger" w:date="2020-06-23T10:25:00Z"/>
                    <w:rFonts w:ascii="Calibri" w:eastAsia="Times New Roman" w:hAnsi="Calibri" w:cs="Calibri"/>
                    <w:color w:val="000000"/>
                    <w:lang w:val="da-DK"/>
                  </w:rPr>
                </w:rPrChange>
              </w:rPr>
            </w:pPr>
            <w:del w:id="432" w:author="Sophie Emilie Søborg Agger" w:date="2020-06-23T10:25:00Z">
              <w:r w:rsidRPr="00BF3C97" w:rsidDel="00371D58">
                <w:rPr>
                  <w:rFonts w:ascii="Calibri" w:eastAsia="Times New Roman" w:hAnsi="Calibri" w:cs="Calibri"/>
                  <w:color w:val="000000"/>
                  <w:sz w:val="16"/>
                  <w:szCs w:val="16"/>
                  <w:rPrChange w:id="433" w:author="Sophie Emilie Søborg Agger" w:date="2020-06-24T13:52:00Z">
                    <w:rPr>
                      <w:rFonts w:ascii="Calibri" w:eastAsia="Times New Roman" w:hAnsi="Calibri" w:cs="Calibri"/>
                      <w:color w:val="000000"/>
                      <w:lang w:val="da-DK"/>
                    </w:rPr>
                  </w:rPrChange>
                </w:rPr>
                <w:delText>0.74</w:delText>
              </w:r>
            </w:del>
          </w:p>
        </w:tc>
        <w:tc>
          <w:tcPr>
            <w:tcW w:w="762" w:type="dxa"/>
            <w:noWrap/>
            <w:hideMark/>
          </w:tcPr>
          <w:p w14:paraId="6C8E9E04" w14:textId="7302D15A" w:rsidR="00371D58" w:rsidRPr="00BF3C97" w:rsidDel="00371D58" w:rsidRDefault="00371D58" w:rsidP="00371D58">
            <w:pPr>
              <w:jc w:val="right"/>
              <w:cnfStyle w:val="000000100000" w:firstRow="0" w:lastRow="0" w:firstColumn="0" w:lastColumn="0" w:oddVBand="0" w:evenVBand="0" w:oddHBand="1" w:evenHBand="0" w:firstRowFirstColumn="0" w:firstRowLastColumn="0" w:lastRowFirstColumn="0" w:lastRowLastColumn="0"/>
              <w:rPr>
                <w:del w:id="434" w:author="Sophie Emilie Søborg Agger" w:date="2020-06-23T10:25:00Z"/>
                <w:rFonts w:ascii="Calibri" w:eastAsia="Times New Roman" w:hAnsi="Calibri" w:cs="Calibri"/>
                <w:color w:val="000000"/>
                <w:sz w:val="16"/>
                <w:szCs w:val="16"/>
                <w:rPrChange w:id="435" w:author="Sophie Emilie Søborg Agger" w:date="2020-06-24T13:52:00Z">
                  <w:rPr>
                    <w:del w:id="436" w:author="Sophie Emilie Søborg Agger" w:date="2020-06-23T10:25:00Z"/>
                    <w:rFonts w:ascii="Calibri" w:eastAsia="Times New Roman" w:hAnsi="Calibri" w:cs="Calibri"/>
                    <w:color w:val="000000"/>
                    <w:lang w:val="da-DK"/>
                  </w:rPr>
                </w:rPrChange>
              </w:rPr>
            </w:pPr>
            <w:del w:id="437" w:author="Sophie Emilie Søborg Agger" w:date="2020-06-23T10:25:00Z">
              <w:r w:rsidRPr="00BF3C97" w:rsidDel="00371D58">
                <w:rPr>
                  <w:rFonts w:ascii="Calibri" w:eastAsia="Times New Roman" w:hAnsi="Calibri" w:cs="Calibri"/>
                  <w:color w:val="000000"/>
                  <w:sz w:val="16"/>
                  <w:szCs w:val="16"/>
                  <w:rPrChange w:id="438" w:author="Sophie Emilie Søborg Agger" w:date="2020-06-24T13:52:00Z">
                    <w:rPr>
                      <w:rFonts w:ascii="Calibri" w:eastAsia="Times New Roman" w:hAnsi="Calibri" w:cs="Calibri"/>
                      <w:color w:val="000000"/>
                      <w:lang w:val="da-DK"/>
                    </w:rPr>
                  </w:rPrChange>
                </w:rPr>
                <w:delText>0.02</w:delText>
              </w:r>
            </w:del>
          </w:p>
        </w:tc>
        <w:tc>
          <w:tcPr>
            <w:tcW w:w="557" w:type="dxa"/>
            <w:noWrap/>
            <w:hideMark/>
          </w:tcPr>
          <w:p w14:paraId="365101AE" w14:textId="2F63B4CA" w:rsidR="00371D58" w:rsidRPr="00BF3C97" w:rsidDel="00371D58" w:rsidRDefault="00371D58" w:rsidP="00371D58">
            <w:pPr>
              <w:cnfStyle w:val="000000100000" w:firstRow="0" w:lastRow="0" w:firstColumn="0" w:lastColumn="0" w:oddVBand="0" w:evenVBand="0" w:oddHBand="1" w:evenHBand="0" w:firstRowFirstColumn="0" w:firstRowLastColumn="0" w:lastRowFirstColumn="0" w:lastRowLastColumn="0"/>
              <w:rPr>
                <w:del w:id="439" w:author="Sophie Emilie Søborg Agger" w:date="2020-06-23T10:25:00Z"/>
                <w:rFonts w:ascii="Calibri" w:eastAsia="Times New Roman" w:hAnsi="Calibri" w:cs="Calibri"/>
                <w:color w:val="000000"/>
                <w:sz w:val="16"/>
                <w:szCs w:val="16"/>
                <w:rPrChange w:id="440" w:author="Sophie Emilie Søborg Agger" w:date="2020-06-24T13:52:00Z">
                  <w:rPr>
                    <w:del w:id="441" w:author="Sophie Emilie Søborg Agger" w:date="2020-06-23T10:25:00Z"/>
                    <w:rFonts w:ascii="Calibri" w:eastAsia="Times New Roman" w:hAnsi="Calibri" w:cs="Calibri"/>
                    <w:color w:val="000000"/>
                    <w:lang w:val="da-DK"/>
                  </w:rPr>
                </w:rPrChange>
              </w:rPr>
            </w:pPr>
            <w:del w:id="442" w:author="Sophie Emilie Søborg Agger" w:date="2020-06-23T10:25:00Z">
              <w:r w:rsidRPr="00BF3C97" w:rsidDel="00371D58">
                <w:rPr>
                  <w:rFonts w:ascii="Calibri" w:eastAsia="Times New Roman" w:hAnsi="Calibri" w:cs="Calibri"/>
                  <w:color w:val="000000"/>
                  <w:sz w:val="16"/>
                  <w:szCs w:val="16"/>
                  <w:rPrChange w:id="443" w:author="Sophie Emilie Søborg Agger" w:date="2020-06-24T13:52:00Z">
                    <w:rPr>
                      <w:rFonts w:ascii="Calibri" w:eastAsia="Times New Roman" w:hAnsi="Calibri" w:cs="Calibri"/>
                      <w:color w:val="000000"/>
                      <w:lang w:val="da-DK"/>
                    </w:rPr>
                  </w:rPrChange>
                </w:rPr>
                <w:delText>-</w:delText>
              </w:r>
            </w:del>
          </w:p>
        </w:tc>
        <w:tc>
          <w:tcPr>
            <w:tcW w:w="1247" w:type="dxa"/>
            <w:noWrap/>
            <w:hideMark/>
          </w:tcPr>
          <w:p w14:paraId="5CBA3E5C" w14:textId="793EC4A6" w:rsidR="00371D58" w:rsidRPr="00BF3C97" w:rsidDel="00371D58" w:rsidRDefault="00371D58" w:rsidP="00371D58">
            <w:pPr>
              <w:cnfStyle w:val="000000100000" w:firstRow="0" w:lastRow="0" w:firstColumn="0" w:lastColumn="0" w:oddVBand="0" w:evenVBand="0" w:oddHBand="1" w:evenHBand="0" w:firstRowFirstColumn="0" w:firstRowLastColumn="0" w:lastRowFirstColumn="0" w:lastRowLastColumn="0"/>
              <w:rPr>
                <w:del w:id="444" w:author="Sophie Emilie Søborg Agger" w:date="2020-06-23T10:25:00Z"/>
                <w:rFonts w:ascii="Calibri" w:eastAsia="Times New Roman" w:hAnsi="Calibri" w:cs="Calibri"/>
                <w:color w:val="000000"/>
                <w:sz w:val="16"/>
                <w:szCs w:val="16"/>
                <w:rPrChange w:id="445" w:author="Sophie Emilie Søborg Agger" w:date="2020-06-24T13:52:00Z">
                  <w:rPr>
                    <w:del w:id="446" w:author="Sophie Emilie Søborg Agger" w:date="2020-06-23T10:25:00Z"/>
                    <w:rFonts w:ascii="Calibri" w:eastAsia="Times New Roman" w:hAnsi="Calibri" w:cs="Calibri"/>
                    <w:color w:val="000000"/>
                    <w:lang w:val="da-DK"/>
                  </w:rPr>
                </w:rPrChange>
              </w:rPr>
            </w:pPr>
            <w:del w:id="447" w:author="Sophie Emilie Søborg Agger" w:date="2020-06-23T10:25:00Z">
              <w:r w:rsidRPr="00BF3C97" w:rsidDel="00371D58">
                <w:rPr>
                  <w:rFonts w:ascii="Calibri" w:eastAsia="Times New Roman" w:hAnsi="Calibri" w:cs="Calibri"/>
                  <w:color w:val="000000"/>
                  <w:sz w:val="16"/>
                  <w:szCs w:val="16"/>
                  <w:rPrChange w:id="448" w:author="Sophie Emilie Søborg Agger" w:date="2020-06-24T13:52:00Z">
                    <w:rPr>
                      <w:rFonts w:ascii="Calibri" w:eastAsia="Times New Roman" w:hAnsi="Calibri" w:cs="Calibri"/>
                      <w:color w:val="000000"/>
                      <w:lang w:val="da-DK"/>
                    </w:rPr>
                  </w:rPrChange>
                </w:rPr>
                <w:delText>IMPACT=MODIFIER;STRAND=1</w:delText>
              </w:r>
            </w:del>
          </w:p>
        </w:tc>
        <w:tc>
          <w:tcPr>
            <w:tcW w:w="999" w:type="dxa"/>
            <w:noWrap/>
            <w:hideMark/>
          </w:tcPr>
          <w:p w14:paraId="6FF73A91" w14:textId="5BA2F675" w:rsidR="00371D58" w:rsidRPr="00BF3C97" w:rsidDel="00371D58" w:rsidRDefault="00371D58" w:rsidP="00371D58">
            <w:pPr>
              <w:jc w:val="right"/>
              <w:cnfStyle w:val="000000100000" w:firstRow="0" w:lastRow="0" w:firstColumn="0" w:lastColumn="0" w:oddVBand="0" w:evenVBand="0" w:oddHBand="1" w:evenHBand="0" w:firstRowFirstColumn="0" w:firstRowLastColumn="0" w:lastRowFirstColumn="0" w:lastRowLastColumn="0"/>
              <w:rPr>
                <w:del w:id="449" w:author="Sophie Emilie Søborg Agger" w:date="2020-06-23T10:25:00Z"/>
                <w:rFonts w:ascii="Calibri" w:eastAsia="Times New Roman" w:hAnsi="Calibri" w:cs="Calibri"/>
                <w:color w:val="000000"/>
                <w:sz w:val="16"/>
                <w:szCs w:val="16"/>
                <w:rPrChange w:id="450" w:author="Sophie Emilie Søborg Agger" w:date="2020-06-24T13:52:00Z">
                  <w:rPr>
                    <w:del w:id="451" w:author="Sophie Emilie Søborg Agger" w:date="2020-06-23T10:25:00Z"/>
                    <w:rFonts w:ascii="Calibri" w:eastAsia="Times New Roman" w:hAnsi="Calibri" w:cs="Calibri"/>
                    <w:color w:val="000000"/>
                    <w:lang w:val="da-DK"/>
                  </w:rPr>
                </w:rPrChange>
              </w:rPr>
            </w:pPr>
            <w:del w:id="452" w:author="Sophie Emilie Søborg Agger" w:date="2020-06-23T10:25:00Z">
              <w:r w:rsidRPr="00BF3C97" w:rsidDel="00371D58">
                <w:rPr>
                  <w:rFonts w:ascii="Calibri" w:eastAsia="Times New Roman" w:hAnsi="Calibri" w:cs="Calibri"/>
                  <w:color w:val="000000"/>
                  <w:sz w:val="16"/>
                  <w:szCs w:val="16"/>
                  <w:rPrChange w:id="453" w:author="Sophie Emilie Søborg Agger" w:date="2020-06-24T13:52:00Z">
                    <w:rPr>
                      <w:rFonts w:ascii="Calibri" w:eastAsia="Times New Roman" w:hAnsi="Calibri" w:cs="Calibri"/>
                      <w:color w:val="000000"/>
                      <w:lang w:val="da-DK"/>
                    </w:rPr>
                  </w:rPrChange>
                </w:rPr>
                <w:delText>38</w:delText>
              </w:r>
            </w:del>
          </w:p>
        </w:tc>
        <w:tc>
          <w:tcPr>
            <w:tcW w:w="921" w:type="dxa"/>
            <w:noWrap/>
            <w:hideMark/>
          </w:tcPr>
          <w:p w14:paraId="7A8EC322" w14:textId="47C1994A" w:rsidR="00371D58" w:rsidRPr="00BF3C97" w:rsidDel="00371D58" w:rsidRDefault="00371D58" w:rsidP="00371D58">
            <w:pPr>
              <w:jc w:val="right"/>
              <w:cnfStyle w:val="000000100000" w:firstRow="0" w:lastRow="0" w:firstColumn="0" w:lastColumn="0" w:oddVBand="0" w:evenVBand="0" w:oddHBand="1" w:evenHBand="0" w:firstRowFirstColumn="0" w:firstRowLastColumn="0" w:lastRowFirstColumn="0" w:lastRowLastColumn="0"/>
              <w:rPr>
                <w:del w:id="454" w:author="Sophie Emilie Søborg Agger" w:date="2020-06-23T10:25:00Z"/>
                <w:rFonts w:ascii="Calibri" w:eastAsia="Times New Roman" w:hAnsi="Calibri" w:cs="Calibri"/>
                <w:color w:val="000000"/>
                <w:sz w:val="16"/>
                <w:szCs w:val="16"/>
                <w:rPrChange w:id="455" w:author="Sophie Emilie Søborg Agger" w:date="2020-06-24T13:52:00Z">
                  <w:rPr>
                    <w:del w:id="456" w:author="Sophie Emilie Søborg Agger" w:date="2020-06-23T10:25:00Z"/>
                    <w:rFonts w:ascii="Calibri" w:eastAsia="Times New Roman" w:hAnsi="Calibri" w:cs="Calibri"/>
                    <w:color w:val="000000"/>
                    <w:lang w:val="da-DK"/>
                  </w:rPr>
                </w:rPrChange>
              </w:rPr>
            </w:pPr>
            <w:del w:id="457" w:author="Sophie Emilie Søborg Agger" w:date="2020-06-23T10:25:00Z">
              <w:r w:rsidRPr="00BF3C97" w:rsidDel="00371D58">
                <w:rPr>
                  <w:rFonts w:ascii="Calibri" w:eastAsia="Times New Roman" w:hAnsi="Calibri" w:cs="Calibri"/>
                  <w:color w:val="000000"/>
                  <w:sz w:val="16"/>
                  <w:szCs w:val="16"/>
                  <w:rPrChange w:id="458" w:author="Sophie Emilie Søborg Agger" w:date="2020-06-24T13:52:00Z">
                    <w:rPr>
                      <w:rFonts w:ascii="Calibri" w:eastAsia="Times New Roman" w:hAnsi="Calibri" w:cs="Calibri"/>
                      <w:color w:val="000000"/>
                      <w:lang w:val="da-DK"/>
                    </w:rPr>
                  </w:rPrChange>
                </w:rPr>
                <w:delText>314</w:delText>
              </w:r>
            </w:del>
          </w:p>
        </w:tc>
      </w:tr>
      <w:tr w:rsidR="00371D58" w:rsidRPr="00BF3C97" w:rsidDel="00371D58" w14:paraId="7A206327" w14:textId="56C6E6C2" w:rsidTr="00371D58">
        <w:trPr>
          <w:divId w:val="23947158"/>
          <w:trHeight w:val="320"/>
          <w:del w:id="459" w:author="Sophie Emilie Søborg Agger" w:date="2020-06-23T10:25:00Z"/>
        </w:trPr>
        <w:tc>
          <w:tcPr>
            <w:cnfStyle w:val="001000000000" w:firstRow="0" w:lastRow="0" w:firstColumn="1" w:lastColumn="0" w:oddVBand="0" w:evenVBand="0" w:oddHBand="0" w:evenHBand="0" w:firstRowFirstColumn="0" w:firstRowLastColumn="0" w:lastRowFirstColumn="0" w:lastRowLastColumn="0"/>
            <w:tcW w:w="1271" w:type="dxa"/>
            <w:noWrap/>
            <w:hideMark/>
          </w:tcPr>
          <w:p w14:paraId="3E55A0B2" w14:textId="7F4039AA" w:rsidR="00371D58" w:rsidRPr="00BF3C97" w:rsidDel="00371D58" w:rsidRDefault="00371D58" w:rsidP="00371D58">
            <w:pPr>
              <w:rPr>
                <w:del w:id="460" w:author="Sophie Emilie Søborg Agger" w:date="2020-06-23T10:25:00Z"/>
                <w:rFonts w:ascii="Calibri" w:eastAsia="Times New Roman" w:hAnsi="Calibri" w:cs="Calibri"/>
                <w:color w:val="000000"/>
                <w:sz w:val="16"/>
                <w:szCs w:val="16"/>
                <w:rPrChange w:id="461" w:author="Sophie Emilie Søborg Agger" w:date="2020-06-24T13:52:00Z">
                  <w:rPr>
                    <w:del w:id="462" w:author="Sophie Emilie Søborg Agger" w:date="2020-06-23T10:25:00Z"/>
                    <w:rFonts w:ascii="Calibri" w:eastAsia="Times New Roman" w:hAnsi="Calibri" w:cs="Calibri"/>
                    <w:color w:val="000000"/>
                    <w:lang w:val="da-DK"/>
                  </w:rPr>
                </w:rPrChange>
              </w:rPr>
            </w:pPr>
            <w:del w:id="463" w:author="Sophie Emilie Søborg Agger" w:date="2020-06-23T10:25:00Z">
              <w:r w:rsidRPr="00BF3C97" w:rsidDel="00371D58">
                <w:rPr>
                  <w:rFonts w:ascii="Calibri" w:eastAsia="Times New Roman" w:hAnsi="Calibri" w:cs="Calibri"/>
                  <w:color w:val="000000"/>
                  <w:sz w:val="16"/>
                  <w:szCs w:val="16"/>
                  <w:rPrChange w:id="464" w:author="Sophie Emilie Søborg Agger" w:date="2020-06-24T13:52:00Z">
                    <w:rPr>
                      <w:rFonts w:ascii="Calibri" w:eastAsia="Times New Roman" w:hAnsi="Calibri" w:cs="Calibri"/>
                      <w:color w:val="000000"/>
                      <w:lang w:val="da-DK"/>
                    </w:rPr>
                  </w:rPrChange>
                </w:rPr>
                <w:delText>Renal dysplasia</w:delText>
              </w:r>
            </w:del>
          </w:p>
        </w:tc>
        <w:tc>
          <w:tcPr>
            <w:tcW w:w="709" w:type="dxa"/>
            <w:noWrap/>
            <w:hideMark/>
          </w:tcPr>
          <w:p w14:paraId="76029365" w14:textId="08FF60FB" w:rsidR="00371D58" w:rsidRPr="00BF3C97" w:rsidDel="00371D58" w:rsidRDefault="00371D58" w:rsidP="00371D58">
            <w:pPr>
              <w:cnfStyle w:val="000000000000" w:firstRow="0" w:lastRow="0" w:firstColumn="0" w:lastColumn="0" w:oddVBand="0" w:evenVBand="0" w:oddHBand="0" w:evenHBand="0" w:firstRowFirstColumn="0" w:firstRowLastColumn="0" w:lastRowFirstColumn="0" w:lastRowLastColumn="0"/>
              <w:rPr>
                <w:del w:id="465" w:author="Sophie Emilie Søborg Agger" w:date="2020-06-23T10:25:00Z"/>
                <w:rFonts w:ascii="Calibri" w:eastAsia="Times New Roman" w:hAnsi="Calibri" w:cs="Calibri"/>
                <w:color w:val="000000"/>
                <w:sz w:val="16"/>
                <w:szCs w:val="16"/>
                <w:rPrChange w:id="466" w:author="Sophie Emilie Søborg Agger" w:date="2020-06-24T13:52:00Z">
                  <w:rPr>
                    <w:del w:id="467" w:author="Sophie Emilie Søborg Agger" w:date="2020-06-23T10:25:00Z"/>
                    <w:rFonts w:ascii="Calibri" w:eastAsia="Times New Roman" w:hAnsi="Calibri" w:cs="Calibri"/>
                    <w:color w:val="000000"/>
                    <w:lang w:val="da-DK"/>
                  </w:rPr>
                </w:rPrChange>
              </w:rPr>
            </w:pPr>
            <w:del w:id="468" w:author="Sophie Emilie Søborg Agger" w:date="2020-06-23T10:25:00Z">
              <w:r w:rsidRPr="00BF3C97" w:rsidDel="00371D58">
                <w:rPr>
                  <w:rFonts w:ascii="Calibri" w:eastAsia="Times New Roman" w:hAnsi="Calibri" w:cs="Calibri"/>
                  <w:color w:val="000000"/>
                  <w:sz w:val="16"/>
                  <w:szCs w:val="16"/>
                  <w:rPrChange w:id="469" w:author="Sophie Emilie Søborg Agger" w:date="2020-06-24T13:52:00Z">
                    <w:rPr>
                      <w:rFonts w:ascii="Calibri" w:eastAsia="Times New Roman" w:hAnsi="Calibri" w:cs="Calibri"/>
                      <w:color w:val="000000"/>
                      <w:lang w:val="da-DK"/>
                    </w:rPr>
                  </w:rPrChange>
                </w:rPr>
                <w:delText>Intron variant</w:delText>
              </w:r>
            </w:del>
          </w:p>
        </w:tc>
        <w:tc>
          <w:tcPr>
            <w:tcW w:w="709" w:type="dxa"/>
            <w:noWrap/>
            <w:hideMark/>
          </w:tcPr>
          <w:p w14:paraId="5BDD7583" w14:textId="2D25C6C9" w:rsidR="00371D58" w:rsidRPr="00BF3C97" w:rsidDel="00371D58" w:rsidRDefault="00371D58" w:rsidP="00371D58">
            <w:pPr>
              <w:cnfStyle w:val="000000000000" w:firstRow="0" w:lastRow="0" w:firstColumn="0" w:lastColumn="0" w:oddVBand="0" w:evenVBand="0" w:oddHBand="0" w:evenHBand="0" w:firstRowFirstColumn="0" w:firstRowLastColumn="0" w:lastRowFirstColumn="0" w:lastRowLastColumn="0"/>
              <w:rPr>
                <w:del w:id="470" w:author="Sophie Emilie Søborg Agger" w:date="2020-06-23T10:25:00Z"/>
                <w:rFonts w:ascii="Calibri" w:eastAsia="Times New Roman" w:hAnsi="Calibri" w:cs="Calibri"/>
                <w:color w:val="000000"/>
                <w:sz w:val="16"/>
                <w:szCs w:val="16"/>
                <w:rPrChange w:id="471" w:author="Sophie Emilie Søborg Agger" w:date="2020-06-24T13:52:00Z">
                  <w:rPr>
                    <w:del w:id="472" w:author="Sophie Emilie Søborg Agger" w:date="2020-06-23T10:25:00Z"/>
                    <w:rFonts w:ascii="Calibri" w:eastAsia="Times New Roman" w:hAnsi="Calibri" w:cs="Calibri"/>
                    <w:color w:val="000000"/>
                    <w:lang w:val="da-DK"/>
                  </w:rPr>
                </w:rPrChange>
              </w:rPr>
            </w:pPr>
            <w:del w:id="473" w:author="Sophie Emilie Søborg Agger" w:date="2020-06-23T10:25:00Z">
              <w:r w:rsidRPr="00BF3C97" w:rsidDel="00371D58">
                <w:rPr>
                  <w:rFonts w:ascii="Calibri" w:eastAsia="Times New Roman" w:hAnsi="Calibri" w:cs="Calibri"/>
                  <w:color w:val="000000"/>
                  <w:sz w:val="16"/>
                  <w:szCs w:val="16"/>
                  <w:rPrChange w:id="474" w:author="Sophie Emilie Søborg Agger" w:date="2020-06-24T13:52:00Z">
                    <w:rPr>
                      <w:rFonts w:ascii="Calibri" w:eastAsia="Times New Roman" w:hAnsi="Calibri" w:cs="Calibri"/>
                      <w:color w:val="000000"/>
                      <w:lang w:val="da-DK"/>
                    </w:rPr>
                  </w:rPrChange>
                </w:rPr>
                <w:delText>CHD7</w:delText>
              </w:r>
            </w:del>
          </w:p>
        </w:tc>
        <w:tc>
          <w:tcPr>
            <w:tcW w:w="1364" w:type="dxa"/>
            <w:noWrap/>
            <w:hideMark/>
          </w:tcPr>
          <w:p w14:paraId="35A14049" w14:textId="68BE4B1F" w:rsidR="00371D58" w:rsidRPr="00BF3C97" w:rsidDel="00371D58" w:rsidRDefault="00371D58" w:rsidP="00371D58">
            <w:pPr>
              <w:cnfStyle w:val="000000000000" w:firstRow="0" w:lastRow="0" w:firstColumn="0" w:lastColumn="0" w:oddVBand="0" w:evenVBand="0" w:oddHBand="0" w:evenHBand="0" w:firstRowFirstColumn="0" w:firstRowLastColumn="0" w:lastRowFirstColumn="0" w:lastRowLastColumn="0"/>
              <w:rPr>
                <w:del w:id="475" w:author="Sophie Emilie Søborg Agger" w:date="2020-06-23T10:25:00Z"/>
                <w:rFonts w:ascii="Calibri" w:eastAsia="Times New Roman" w:hAnsi="Calibri" w:cs="Calibri"/>
                <w:color w:val="000000"/>
                <w:sz w:val="16"/>
                <w:szCs w:val="16"/>
                <w:rPrChange w:id="476" w:author="Sophie Emilie Søborg Agger" w:date="2020-06-24T13:52:00Z">
                  <w:rPr>
                    <w:del w:id="477" w:author="Sophie Emilie Søborg Agger" w:date="2020-06-23T10:25:00Z"/>
                    <w:rFonts w:ascii="Calibri" w:eastAsia="Times New Roman" w:hAnsi="Calibri" w:cs="Calibri"/>
                    <w:color w:val="000000"/>
                    <w:lang w:val="da-DK"/>
                  </w:rPr>
                </w:rPrChange>
              </w:rPr>
            </w:pPr>
            <w:del w:id="478" w:author="Sophie Emilie Søborg Agger" w:date="2020-06-23T10:25:00Z">
              <w:r w:rsidRPr="00BF3C97" w:rsidDel="00371D58">
                <w:rPr>
                  <w:rFonts w:ascii="Calibri" w:eastAsia="Times New Roman" w:hAnsi="Calibri" w:cs="Calibri"/>
                  <w:color w:val="000000"/>
                  <w:sz w:val="16"/>
                  <w:szCs w:val="16"/>
                  <w:rPrChange w:id="479" w:author="Sophie Emilie Søborg Agger" w:date="2020-06-24T13:52:00Z">
                    <w:rPr>
                      <w:rFonts w:ascii="Calibri" w:eastAsia="Times New Roman" w:hAnsi="Calibri" w:cs="Calibri"/>
                      <w:color w:val="000000"/>
                      <w:lang w:val="da-DK"/>
                    </w:rPr>
                  </w:rPrChange>
                </w:rPr>
                <w:delText>chr29:11199937</w:delText>
              </w:r>
            </w:del>
          </w:p>
        </w:tc>
        <w:tc>
          <w:tcPr>
            <w:tcW w:w="580" w:type="dxa"/>
            <w:noWrap/>
            <w:hideMark/>
          </w:tcPr>
          <w:p w14:paraId="062C07D1" w14:textId="3A414F48" w:rsidR="00371D58" w:rsidRPr="00BF3C97" w:rsidDel="00371D58" w:rsidRDefault="00371D58" w:rsidP="00371D58">
            <w:pPr>
              <w:jc w:val="right"/>
              <w:cnfStyle w:val="000000000000" w:firstRow="0" w:lastRow="0" w:firstColumn="0" w:lastColumn="0" w:oddVBand="0" w:evenVBand="0" w:oddHBand="0" w:evenHBand="0" w:firstRowFirstColumn="0" w:firstRowLastColumn="0" w:lastRowFirstColumn="0" w:lastRowLastColumn="0"/>
              <w:rPr>
                <w:del w:id="480" w:author="Sophie Emilie Søborg Agger" w:date="2020-06-23T10:25:00Z"/>
                <w:rFonts w:ascii="Calibri" w:eastAsia="Times New Roman" w:hAnsi="Calibri" w:cs="Calibri"/>
                <w:color w:val="000000"/>
                <w:sz w:val="16"/>
                <w:szCs w:val="16"/>
                <w:rPrChange w:id="481" w:author="Sophie Emilie Søborg Agger" w:date="2020-06-24T13:52:00Z">
                  <w:rPr>
                    <w:del w:id="482" w:author="Sophie Emilie Søborg Agger" w:date="2020-06-23T10:25:00Z"/>
                    <w:rFonts w:ascii="Calibri" w:eastAsia="Times New Roman" w:hAnsi="Calibri" w:cs="Calibri"/>
                    <w:color w:val="000000"/>
                    <w:lang w:val="da-DK"/>
                  </w:rPr>
                </w:rPrChange>
              </w:rPr>
            </w:pPr>
            <w:del w:id="483" w:author="Sophie Emilie Søborg Agger" w:date="2020-06-23T10:25:00Z">
              <w:r w:rsidRPr="00BF3C97" w:rsidDel="00371D58">
                <w:rPr>
                  <w:rFonts w:ascii="Calibri" w:eastAsia="Times New Roman" w:hAnsi="Calibri" w:cs="Calibri"/>
                  <w:color w:val="000000"/>
                  <w:sz w:val="16"/>
                  <w:szCs w:val="16"/>
                  <w:rPrChange w:id="484" w:author="Sophie Emilie Søborg Agger" w:date="2020-06-24T13:52:00Z">
                    <w:rPr>
                      <w:rFonts w:ascii="Calibri" w:eastAsia="Times New Roman" w:hAnsi="Calibri" w:cs="Calibri"/>
                      <w:color w:val="000000"/>
                      <w:lang w:val="da-DK"/>
                    </w:rPr>
                  </w:rPrChange>
                </w:rPr>
                <w:delText>0.90</w:delText>
              </w:r>
            </w:del>
          </w:p>
        </w:tc>
        <w:tc>
          <w:tcPr>
            <w:tcW w:w="472" w:type="dxa"/>
            <w:noWrap/>
            <w:hideMark/>
          </w:tcPr>
          <w:p w14:paraId="6234817D" w14:textId="57ACC7CE" w:rsidR="00371D58" w:rsidRPr="00BF3C97" w:rsidDel="00371D58" w:rsidRDefault="00371D58" w:rsidP="00371D58">
            <w:pPr>
              <w:jc w:val="right"/>
              <w:cnfStyle w:val="000000000000" w:firstRow="0" w:lastRow="0" w:firstColumn="0" w:lastColumn="0" w:oddVBand="0" w:evenVBand="0" w:oddHBand="0" w:evenHBand="0" w:firstRowFirstColumn="0" w:firstRowLastColumn="0" w:lastRowFirstColumn="0" w:lastRowLastColumn="0"/>
              <w:rPr>
                <w:del w:id="485" w:author="Sophie Emilie Søborg Agger" w:date="2020-06-23T10:25:00Z"/>
                <w:rFonts w:ascii="Calibri" w:eastAsia="Times New Roman" w:hAnsi="Calibri" w:cs="Calibri"/>
                <w:color w:val="000000"/>
                <w:sz w:val="16"/>
                <w:szCs w:val="16"/>
                <w:rPrChange w:id="486" w:author="Sophie Emilie Søborg Agger" w:date="2020-06-24T13:52:00Z">
                  <w:rPr>
                    <w:del w:id="487" w:author="Sophie Emilie Søborg Agger" w:date="2020-06-23T10:25:00Z"/>
                    <w:rFonts w:ascii="Calibri" w:eastAsia="Times New Roman" w:hAnsi="Calibri" w:cs="Calibri"/>
                    <w:color w:val="000000"/>
                    <w:lang w:val="da-DK"/>
                  </w:rPr>
                </w:rPrChange>
              </w:rPr>
            </w:pPr>
            <w:del w:id="488" w:author="Sophie Emilie Søborg Agger" w:date="2020-06-23T10:25:00Z">
              <w:r w:rsidRPr="00BF3C97" w:rsidDel="00371D58">
                <w:rPr>
                  <w:rFonts w:ascii="Calibri" w:eastAsia="Times New Roman" w:hAnsi="Calibri" w:cs="Calibri"/>
                  <w:color w:val="000000"/>
                  <w:sz w:val="16"/>
                  <w:szCs w:val="16"/>
                  <w:rPrChange w:id="489" w:author="Sophie Emilie Søborg Agger" w:date="2020-06-24T13:52:00Z">
                    <w:rPr>
                      <w:rFonts w:ascii="Calibri" w:eastAsia="Times New Roman" w:hAnsi="Calibri" w:cs="Calibri"/>
                      <w:color w:val="000000"/>
                      <w:lang w:val="da-DK"/>
                    </w:rPr>
                  </w:rPrChange>
                </w:rPr>
                <w:delText>5.06</w:delText>
              </w:r>
            </w:del>
          </w:p>
        </w:tc>
        <w:tc>
          <w:tcPr>
            <w:tcW w:w="604" w:type="dxa"/>
            <w:noWrap/>
            <w:hideMark/>
          </w:tcPr>
          <w:p w14:paraId="13588AD4" w14:textId="54D7E1EF" w:rsidR="00371D58" w:rsidRPr="00BF3C97" w:rsidDel="00371D58" w:rsidRDefault="00371D58" w:rsidP="00371D58">
            <w:pPr>
              <w:jc w:val="right"/>
              <w:cnfStyle w:val="000000000000" w:firstRow="0" w:lastRow="0" w:firstColumn="0" w:lastColumn="0" w:oddVBand="0" w:evenVBand="0" w:oddHBand="0" w:evenHBand="0" w:firstRowFirstColumn="0" w:firstRowLastColumn="0" w:lastRowFirstColumn="0" w:lastRowLastColumn="0"/>
              <w:rPr>
                <w:del w:id="490" w:author="Sophie Emilie Søborg Agger" w:date="2020-06-23T10:25:00Z"/>
                <w:rFonts w:ascii="Calibri" w:eastAsia="Times New Roman" w:hAnsi="Calibri" w:cs="Calibri"/>
                <w:color w:val="000000"/>
                <w:sz w:val="16"/>
                <w:szCs w:val="16"/>
                <w:rPrChange w:id="491" w:author="Sophie Emilie Søborg Agger" w:date="2020-06-24T13:52:00Z">
                  <w:rPr>
                    <w:del w:id="492" w:author="Sophie Emilie Søborg Agger" w:date="2020-06-23T10:25:00Z"/>
                    <w:rFonts w:ascii="Calibri" w:eastAsia="Times New Roman" w:hAnsi="Calibri" w:cs="Calibri"/>
                    <w:color w:val="000000"/>
                    <w:lang w:val="da-DK"/>
                  </w:rPr>
                </w:rPrChange>
              </w:rPr>
            </w:pPr>
            <w:del w:id="493" w:author="Sophie Emilie Søborg Agger" w:date="2020-06-23T10:25:00Z">
              <w:r w:rsidRPr="00BF3C97" w:rsidDel="00371D58">
                <w:rPr>
                  <w:rFonts w:ascii="Calibri" w:eastAsia="Times New Roman" w:hAnsi="Calibri" w:cs="Calibri"/>
                  <w:color w:val="000000"/>
                  <w:sz w:val="16"/>
                  <w:szCs w:val="16"/>
                  <w:rPrChange w:id="494" w:author="Sophie Emilie Søborg Agger" w:date="2020-06-24T13:52:00Z">
                    <w:rPr>
                      <w:rFonts w:ascii="Calibri" w:eastAsia="Times New Roman" w:hAnsi="Calibri" w:cs="Calibri"/>
                      <w:color w:val="000000"/>
                      <w:lang w:val="da-DK"/>
                    </w:rPr>
                  </w:rPrChange>
                </w:rPr>
                <w:delText>0.74</w:delText>
              </w:r>
            </w:del>
          </w:p>
        </w:tc>
        <w:tc>
          <w:tcPr>
            <w:tcW w:w="762" w:type="dxa"/>
            <w:noWrap/>
            <w:hideMark/>
          </w:tcPr>
          <w:p w14:paraId="46D2A881" w14:textId="14676284" w:rsidR="00371D58" w:rsidRPr="00BF3C97" w:rsidDel="00371D58" w:rsidRDefault="00371D58" w:rsidP="00371D58">
            <w:pPr>
              <w:jc w:val="right"/>
              <w:cnfStyle w:val="000000000000" w:firstRow="0" w:lastRow="0" w:firstColumn="0" w:lastColumn="0" w:oddVBand="0" w:evenVBand="0" w:oddHBand="0" w:evenHBand="0" w:firstRowFirstColumn="0" w:firstRowLastColumn="0" w:lastRowFirstColumn="0" w:lastRowLastColumn="0"/>
              <w:rPr>
                <w:del w:id="495" w:author="Sophie Emilie Søborg Agger" w:date="2020-06-23T10:25:00Z"/>
                <w:rFonts w:ascii="Calibri" w:eastAsia="Times New Roman" w:hAnsi="Calibri" w:cs="Calibri"/>
                <w:color w:val="000000"/>
                <w:sz w:val="16"/>
                <w:szCs w:val="16"/>
                <w:rPrChange w:id="496" w:author="Sophie Emilie Søborg Agger" w:date="2020-06-24T13:52:00Z">
                  <w:rPr>
                    <w:del w:id="497" w:author="Sophie Emilie Søborg Agger" w:date="2020-06-23T10:25:00Z"/>
                    <w:rFonts w:ascii="Calibri" w:eastAsia="Times New Roman" w:hAnsi="Calibri" w:cs="Calibri"/>
                    <w:color w:val="000000"/>
                    <w:lang w:val="da-DK"/>
                  </w:rPr>
                </w:rPrChange>
              </w:rPr>
            </w:pPr>
            <w:del w:id="498" w:author="Sophie Emilie Søborg Agger" w:date="2020-06-23T10:25:00Z">
              <w:r w:rsidRPr="00BF3C97" w:rsidDel="00371D58">
                <w:rPr>
                  <w:rFonts w:ascii="Calibri" w:eastAsia="Times New Roman" w:hAnsi="Calibri" w:cs="Calibri"/>
                  <w:color w:val="000000"/>
                  <w:sz w:val="16"/>
                  <w:szCs w:val="16"/>
                  <w:rPrChange w:id="499" w:author="Sophie Emilie Søborg Agger" w:date="2020-06-24T13:52:00Z">
                    <w:rPr>
                      <w:rFonts w:ascii="Calibri" w:eastAsia="Times New Roman" w:hAnsi="Calibri" w:cs="Calibri"/>
                      <w:color w:val="000000"/>
                      <w:lang w:val="da-DK"/>
                    </w:rPr>
                  </w:rPrChange>
                </w:rPr>
                <w:delText>0.02</w:delText>
              </w:r>
            </w:del>
          </w:p>
        </w:tc>
        <w:tc>
          <w:tcPr>
            <w:tcW w:w="557" w:type="dxa"/>
            <w:noWrap/>
            <w:hideMark/>
          </w:tcPr>
          <w:p w14:paraId="1A972D44" w14:textId="41415126" w:rsidR="00371D58" w:rsidRPr="00BF3C97" w:rsidDel="00371D58" w:rsidRDefault="00371D58" w:rsidP="00371D58">
            <w:pPr>
              <w:cnfStyle w:val="000000000000" w:firstRow="0" w:lastRow="0" w:firstColumn="0" w:lastColumn="0" w:oddVBand="0" w:evenVBand="0" w:oddHBand="0" w:evenHBand="0" w:firstRowFirstColumn="0" w:firstRowLastColumn="0" w:lastRowFirstColumn="0" w:lastRowLastColumn="0"/>
              <w:rPr>
                <w:del w:id="500" w:author="Sophie Emilie Søborg Agger" w:date="2020-06-23T10:25:00Z"/>
                <w:rFonts w:ascii="Calibri" w:eastAsia="Times New Roman" w:hAnsi="Calibri" w:cs="Calibri"/>
                <w:color w:val="000000"/>
                <w:sz w:val="16"/>
                <w:szCs w:val="16"/>
                <w:rPrChange w:id="501" w:author="Sophie Emilie Søborg Agger" w:date="2020-06-24T13:52:00Z">
                  <w:rPr>
                    <w:del w:id="502" w:author="Sophie Emilie Søborg Agger" w:date="2020-06-23T10:25:00Z"/>
                    <w:rFonts w:ascii="Calibri" w:eastAsia="Times New Roman" w:hAnsi="Calibri" w:cs="Calibri"/>
                    <w:color w:val="000000"/>
                    <w:lang w:val="da-DK"/>
                  </w:rPr>
                </w:rPrChange>
              </w:rPr>
            </w:pPr>
            <w:del w:id="503" w:author="Sophie Emilie Søborg Agger" w:date="2020-06-23T10:25:00Z">
              <w:r w:rsidRPr="00BF3C97" w:rsidDel="00371D58">
                <w:rPr>
                  <w:rFonts w:ascii="Calibri" w:eastAsia="Times New Roman" w:hAnsi="Calibri" w:cs="Calibri"/>
                  <w:color w:val="000000"/>
                  <w:sz w:val="16"/>
                  <w:szCs w:val="16"/>
                  <w:rPrChange w:id="504" w:author="Sophie Emilie Søborg Agger" w:date="2020-06-24T13:52:00Z">
                    <w:rPr>
                      <w:rFonts w:ascii="Calibri" w:eastAsia="Times New Roman" w:hAnsi="Calibri" w:cs="Calibri"/>
                      <w:color w:val="000000"/>
                      <w:lang w:val="da-DK"/>
                    </w:rPr>
                  </w:rPrChange>
                </w:rPr>
                <w:delText>-</w:delText>
              </w:r>
            </w:del>
          </w:p>
        </w:tc>
        <w:tc>
          <w:tcPr>
            <w:tcW w:w="1247" w:type="dxa"/>
            <w:noWrap/>
            <w:hideMark/>
          </w:tcPr>
          <w:p w14:paraId="34B0395C" w14:textId="12B404FB" w:rsidR="00371D58" w:rsidRPr="00BF3C97" w:rsidDel="00371D58" w:rsidRDefault="00371D58" w:rsidP="00371D58">
            <w:pPr>
              <w:cnfStyle w:val="000000000000" w:firstRow="0" w:lastRow="0" w:firstColumn="0" w:lastColumn="0" w:oddVBand="0" w:evenVBand="0" w:oddHBand="0" w:evenHBand="0" w:firstRowFirstColumn="0" w:firstRowLastColumn="0" w:lastRowFirstColumn="0" w:lastRowLastColumn="0"/>
              <w:rPr>
                <w:del w:id="505" w:author="Sophie Emilie Søborg Agger" w:date="2020-06-23T10:25:00Z"/>
                <w:rFonts w:ascii="Calibri" w:eastAsia="Times New Roman" w:hAnsi="Calibri" w:cs="Calibri"/>
                <w:color w:val="000000"/>
                <w:sz w:val="16"/>
                <w:szCs w:val="16"/>
                <w:rPrChange w:id="506" w:author="Sophie Emilie Søborg Agger" w:date="2020-06-24T13:52:00Z">
                  <w:rPr>
                    <w:del w:id="507" w:author="Sophie Emilie Søborg Agger" w:date="2020-06-23T10:25:00Z"/>
                    <w:rFonts w:ascii="Calibri" w:eastAsia="Times New Roman" w:hAnsi="Calibri" w:cs="Calibri"/>
                    <w:color w:val="000000"/>
                    <w:lang w:val="da-DK"/>
                  </w:rPr>
                </w:rPrChange>
              </w:rPr>
            </w:pPr>
            <w:del w:id="508" w:author="Sophie Emilie Søborg Agger" w:date="2020-06-23T10:25:00Z">
              <w:r w:rsidRPr="00BF3C97" w:rsidDel="00371D58">
                <w:rPr>
                  <w:rFonts w:ascii="Calibri" w:eastAsia="Times New Roman" w:hAnsi="Calibri" w:cs="Calibri"/>
                  <w:color w:val="000000"/>
                  <w:sz w:val="16"/>
                  <w:szCs w:val="16"/>
                  <w:rPrChange w:id="509" w:author="Sophie Emilie Søborg Agger" w:date="2020-06-24T13:52:00Z">
                    <w:rPr>
                      <w:rFonts w:ascii="Calibri" w:eastAsia="Times New Roman" w:hAnsi="Calibri" w:cs="Calibri"/>
                      <w:color w:val="000000"/>
                      <w:lang w:val="da-DK"/>
                    </w:rPr>
                  </w:rPrChange>
                </w:rPr>
                <w:delText>IMPACT=MODIFIER;STRAND=1</w:delText>
              </w:r>
            </w:del>
          </w:p>
        </w:tc>
        <w:tc>
          <w:tcPr>
            <w:tcW w:w="999" w:type="dxa"/>
            <w:noWrap/>
            <w:hideMark/>
          </w:tcPr>
          <w:p w14:paraId="679545FA" w14:textId="0AA34184" w:rsidR="00371D58" w:rsidRPr="00BF3C97" w:rsidDel="00371D58" w:rsidRDefault="00371D58" w:rsidP="00371D58">
            <w:pPr>
              <w:jc w:val="right"/>
              <w:cnfStyle w:val="000000000000" w:firstRow="0" w:lastRow="0" w:firstColumn="0" w:lastColumn="0" w:oddVBand="0" w:evenVBand="0" w:oddHBand="0" w:evenHBand="0" w:firstRowFirstColumn="0" w:firstRowLastColumn="0" w:lastRowFirstColumn="0" w:lastRowLastColumn="0"/>
              <w:rPr>
                <w:del w:id="510" w:author="Sophie Emilie Søborg Agger" w:date="2020-06-23T10:25:00Z"/>
                <w:rFonts w:ascii="Calibri" w:eastAsia="Times New Roman" w:hAnsi="Calibri" w:cs="Calibri"/>
                <w:color w:val="000000"/>
                <w:sz w:val="16"/>
                <w:szCs w:val="16"/>
                <w:rPrChange w:id="511" w:author="Sophie Emilie Søborg Agger" w:date="2020-06-24T13:52:00Z">
                  <w:rPr>
                    <w:del w:id="512" w:author="Sophie Emilie Søborg Agger" w:date="2020-06-23T10:25:00Z"/>
                    <w:rFonts w:ascii="Calibri" w:eastAsia="Times New Roman" w:hAnsi="Calibri" w:cs="Calibri"/>
                    <w:color w:val="000000"/>
                    <w:lang w:val="da-DK"/>
                  </w:rPr>
                </w:rPrChange>
              </w:rPr>
            </w:pPr>
            <w:del w:id="513" w:author="Sophie Emilie Søborg Agger" w:date="2020-06-23T10:25:00Z">
              <w:r w:rsidRPr="00BF3C97" w:rsidDel="00371D58">
                <w:rPr>
                  <w:rFonts w:ascii="Calibri" w:eastAsia="Times New Roman" w:hAnsi="Calibri" w:cs="Calibri"/>
                  <w:color w:val="000000"/>
                  <w:sz w:val="16"/>
                  <w:szCs w:val="16"/>
                  <w:rPrChange w:id="514" w:author="Sophie Emilie Søborg Agger" w:date="2020-06-24T13:52:00Z">
                    <w:rPr>
                      <w:rFonts w:ascii="Calibri" w:eastAsia="Times New Roman" w:hAnsi="Calibri" w:cs="Calibri"/>
                      <w:color w:val="000000"/>
                      <w:lang w:val="da-DK"/>
                    </w:rPr>
                  </w:rPrChange>
                </w:rPr>
                <w:delText>38</w:delText>
              </w:r>
            </w:del>
          </w:p>
        </w:tc>
        <w:tc>
          <w:tcPr>
            <w:tcW w:w="921" w:type="dxa"/>
            <w:noWrap/>
            <w:hideMark/>
          </w:tcPr>
          <w:p w14:paraId="64AA7391" w14:textId="28CCE055" w:rsidR="00371D58" w:rsidRPr="00BF3C97" w:rsidDel="00371D58" w:rsidRDefault="00371D58" w:rsidP="00371D58">
            <w:pPr>
              <w:jc w:val="right"/>
              <w:cnfStyle w:val="000000000000" w:firstRow="0" w:lastRow="0" w:firstColumn="0" w:lastColumn="0" w:oddVBand="0" w:evenVBand="0" w:oddHBand="0" w:evenHBand="0" w:firstRowFirstColumn="0" w:firstRowLastColumn="0" w:lastRowFirstColumn="0" w:lastRowLastColumn="0"/>
              <w:rPr>
                <w:del w:id="515" w:author="Sophie Emilie Søborg Agger" w:date="2020-06-23T10:25:00Z"/>
                <w:rFonts w:ascii="Calibri" w:eastAsia="Times New Roman" w:hAnsi="Calibri" w:cs="Calibri"/>
                <w:color w:val="000000"/>
                <w:sz w:val="16"/>
                <w:szCs w:val="16"/>
                <w:rPrChange w:id="516" w:author="Sophie Emilie Søborg Agger" w:date="2020-06-24T13:52:00Z">
                  <w:rPr>
                    <w:del w:id="517" w:author="Sophie Emilie Søborg Agger" w:date="2020-06-23T10:25:00Z"/>
                    <w:rFonts w:ascii="Calibri" w:eastAsia="Times New Roman" w:hAnsi="Calibri" w:cs="Calibri"/>
                    <w:color w:val="000000"/>
                    <w:lang w:val="da-DK"/>
                  </w:rPr>
                </w:rPrChange>
              </w:rPr>
            </w:pPr>
            <w:del w:id="518" w:author="Sophie Emilie Søborg Agger" w:date="2020-06-23T10:25:00Z">
              <w:r w:rsidRPr="00BF3C97" w:rsidDel="00371D58">
                <w:rPr>
                  <w:rFonts w:ascii="Calibri" w:eastAsia="Times New Roman" w:hAnsi="Calibri" w:cs="Calibri"/>
                  <w:color w:val="000000"/>
                  <w:sz w:val="16"/>
                  <w:szCs w:val="16"/>
                  <w:rPrChange w:id="519" w:author="Sophie Emilie Søborg Agger" w:date="2020-06-24T13:52:00Z">
                    <w:rPr>
                      <w:rFonts w:ascii="Calibri" w:eastAsia="Times New Roman" w:hAnsi="Calibri" w:cs="Calibri"/>
                      <w:color w:val="000000"/>
                      <w:lang w:val="da-DK"/>
                    </w:rPr>
                  </w:rPrChange>
                </w:rPr>
                <w:delText>320</w:delText>
              </w:r>
            </w:del>
          </w:p>
        </w:tc>
      </w:tr>
      <w:tr w:rsidR="00371D58" w:rsidRPr="00BF3C97" w:rsidDel="00371D58" w14:paraId="17F4D125" w14:textId="49F9A4D0" w:rsidTr="00371D58">
        <w:trPr>
          <w:cnfStyle w:val="000000100000" w:firstRow="0" w:lastRow="0" w:firstColumn="0" w:lastColumn="0" w:oddVBand="0" w:evenVBand="0" w:oddHBand="1" w:evenHBand="0" w:firstRowFirstColumn="0" w:firstRowLastColumn="0" w:lastRowFirstColumn="0" w:lastRowLastColumn="0"/>
          <w:divId w:val="23947158"/>
          <w:trHeight w:val="320"/>
          <w:del w:id="520" w:author="Sophie Emilie Søborg Agger" w:date="2020-06-23T10:25:00Z"/>
        </w:trPr>
        <w:tc>
          <w:tcPr>
            <w:cnfStyle w:val="001000000000" w:firstRow="0" w:lastRow="0" w:firstColumn="1" w:lastColumn="0" w:oddVBand="0" w:evenVBand="0" w:oddHBand="0" w:evenHBand="0" w:firstRowFirstColumn="0" w:firstRowLastColumn="0" w:lastRowFirstColumn="0" w:lastRowLastColumn="0"/>
            <w:tcW w:w="1271" w:type="dxa"/>
            <w:noWrap/>
            <w:hideMark/>
          </w:tcPr>
          <w:p w14:paraId="4788DB6F" w14:textId="46E400A2" w:rsidR="00371D58" w:rsidRPr="00BF3C97" w:rsidDel="00371D58" w:rsidRDefault="00371D58" w:rsidP="00371D58">
            <w:pPr>
              <w:rPr>
                <w:del w:id="521" w:author="Sophie Emilie Søborg Agger" w:date="2020-06-23T10:25:00Z"/>
                <w:rFonts w:ascii="Calibri" w:eastAsia="Times New Roman" w:hAnsi="Calibri" w:cs="Calibri"/>
                <w:color w:val="000000"/>
                <w:sz w:val="16"/>
                <w:szCs w:val="16"/>
                <w:rPrChange w:id="522" w:author="Sophie Emilie Søborg Agger" w:date="2020-06-24T13:52:00Z">
                  <w:rPr>
                    <w:del w:id="523" w:author="Sophie Emilie Søborg Agger" w:date="2020-06-23T10:25:00Z"/>
                    <w:rFonts w:ascii="Calibri" w:eastAsia="Times New Roman" w:hAnsi="Calibri" w:cs="Calibri"/>
                    <w:color w:val="000000"/>
                    <w:lang w:val="da-DK"/>
                  </w:rPr>
                </w:rPrChange>
              </w:rPr>
            </w:pPr>
            <w:del w:id="524" w:author="Sophie Emilie Søborg Agger" w:date="2020-06-23T10:25:00Z">
              <w:r w:rsidRPr="00BF3C97" w:rsidDel="00371D58">
                <w:rPr>
                  <w:rFonts w:ascii="Calibri" w:eastAsia="Times New Roman" w:hAnsi="Calibri" w:cs="Calibri"/>
                  <w:color w:val="000000"/>
                  <w:sz w:val="16"/>
                  <w:szCs w:val="16"/>
                  <w:rPrChange w:id="525" w:author="Sophie Emilie Søborg Agger" w:date="2020-06-24T13:52:00Z">
                    <w:rPr>
                      <w:rFonts w:ascii="Calibri" w:eastAsia="Times New Roman" w:hAnsi="Calibri" w:cs="Calibri"/>
                      <w:color w:val="000000"/>
                      <w:lang w:val="da-DK"/>
                    </w:rPr>
                  </w:rPrChange>
                </w:rPr>
                <w:delText>Renal dysplasia</w:delText>
              </w:r>
            </w:del>
          </w:p>
        </w:tc>
        <w:tc>
          <w:tcPr>
            <w:tcW w:w="709" w:type="dxa"/>
            <w:noWrap/>
            <w:hideMark/>
          </w:tcPr>
          <w:p w14:paraId="68570C5C" w14:textId="75349151" w:rsidR="00371D58" w:rsidRPr="00BF3C97" w:rsidDel="00371D58" w:rsidRDefault="00371D58" w:rsidP="00371D58">
            <w:pPr>
              <w:cnfStyle w:val="000000100000" w:firstRow="0" w:lastRow="0" w:firstColumn="0" w:lastColumn="0" w:oddVBand="0" w:evenVBand="0" w:oddHBand="1" w:evenHBand="0" w:firstRowFirstColumn="0" w:firstRowLastColumn="0" w:lastRowFirstColumn="0" w:lastRowLastColumn="0"/>
              <w:rPr>
                <w:del w:id="526" w:author="Sophie Emilie Søborg Agger" w:date="2020-06-23T10:25:00Z"/>
                <w:rFonts w:ascii="Calibri" w:eastAsia="Times New Roman" w:hAnsi="Calibri" w:cs="Calibri"/>
                <w:color w:val="000000"/>
                <w:sz w:val="16"/>
                <w:szCs w:val="16"/>
                <w:rPrChange w:id="527" w:author="Sophie Emilie Søborg Agger" w:date="2020-06-24T13:52:00Z">
                  <w:rPr>
                    <w:del w:id="528" w:author="Sophie Emilie Søborg Agger" w:date="2020-06-23T10:25:00Z"/>
                    <w:rFonts w:ascii="Calibri" w:eastAsia="Times New Roman" w:hAnsi="Calibri" w:cs="Calibri"/>
                    <w:color w:val="000000"/>
                    <w:lang w:val="da-DK"/>
                  </w:rPr>
                </w:rPrChange>
              </w:rPr>
            </w:pPr>
            <w:del w:id="529" w:author="Sophie Emilie Søborg Agger" w:date="2020-06-23T10:25:00Z">
              <w:r w:rsidRPr="00BF3C97" w:rsidDel="00371D58">
                <w:rPr>
                  <w:rFonts w:ascii="Calibri" w:eastAsia="Times New Roman" w:hAnsi="Calibri" w:cs="Calibri"/>
                  <w:color w:val="000000"/>
                  <w:sz w:val="16"/>
                  <w:szCs w:val="16"/>
                  <w:rPrChange w:id="530" w:author="Sophie Emilie Søborg Agger" w:date="2020-06-24T13:52:00Z">
                    <w:rPr>
                      <w:rFonts w:ascii="Calibri" w:eastAsia="Times New Roman" w:hAnsi="Calibri" w:cs="Calibri"/>
                      <w:color w:val="000000"/>
                      <w:lang w:val="da-DK"/>
                    </w:rPr>
                  </w:rPrChange>
                </w:rPr>
                <w:delText>Intron variant</w:delText>
              </w:r>
            </w:del>
          </w:p>
        </w:tc>
        <w:tc>
          <w:tcPr>
            <w:tcW w:w="709" w:type="dxa"/>
            <w:noWrap/>
            <w:hideMark/>
          </w:tcPr>
          <w:p w14:paraId="6E8219DC" w14:textId="330ABF64" w:rsidR="00371D58" w:rsidRPr="00BF3C97" w:rsidDel="00371D58" w:rsidRDefault="00371D58" w:rsidP="00371D58">
            <w:pPr>
              <w:cnfStyle w:val="000000100000" w:firstRow="0" w:lastRow="0" w:firstColumn="0" w:lastColumn="0" w:oddVBand="0" w:evenVBand="0" w:oddHBand="1" w:evenHBand="0" w:firstRowFirstColumn="0" w:firstRowLastColumn="0" w:lastRowFirstColumn="0" w:lastRowLastColumn="0"/>
              <w:rPr>
                <w:del w:id="531" w:author="Sophie Emilie Søborg Agger" w:date="2020-06-23T10:25:00Z"/>
                <w:rFonts w:ascii="Calibri" w:eastAsia="Times New Roman" w:hAnsi="Calibri" w:cs="Calibri"/>
                <w:color w:val="000000"/>
                <w:sz w:val="16"/>
                <w:szCs w:val="16"/>
                <w:rPrChange w:id="532" w:author="Sophie Emilie Søborg Agger" w:date="2020-06-24T13:52:00Z">
                  <w:rPr>
                    <w:del w:id="533" w:author="Sophie Emilie Søborg Agger" w:date="2020-06-23T10:25:00Z"/>
                    <w:rFonts w:ascii="Calibri" w:eastAsia="Times New Roman" w:hAnsi="Calibri" w:cs="Calibri"/>
                    <w:color w:val="000000"/>
                    <w:lang w:val="da-DK"/>
                  </w:rPr>
                </w:rPrChange>
              </w:rPr>
            </w:pPr>
            <w:del w:id="534" w:author="Sophie Emilie Søborg Agger" w:date="2020-06-23T10:25:00Z">
              <w:r w:rsidRPr="00BF3C97" w:rsidDel="00371D58">
                <w:rPr>
                  <w:rFonts w:ascii="Calibri" w:eastAsia="Times New Roman" w:hAnsi="Calibri" w:cs="Calibri"/>
                  <w:color w:val="000000"/>
                  <w:sz w:val="16"/>
                  <w:szCs w:val="16"/>
                  <w:rPrChange w:id="535" w:author="Sophie Emilie Søborg Agger" w:date="2020-06-24T13:52:00Z">
                    <w:rPr>
                      <w:rFonts w:ascii="Calibri" w:eastAsia="Times New Roman" w:hAnsi="Calibri" w:cs="Calibri"/>
                      <w:color w:val="000000"/>
                      <w:lang w:val="da-DK"/>
                    </w:rPr>
                  </w:rPrChange>
                </w:rPr>
                <w:delText>CHD7</w:delText>
              </w:r>
            </w:del>
          </w:p>
        </w:tc>
        <w:tc>
          <w:tcPr>
            <w:tcW w:w="1364" w:type="dxa"/>
            <w:noWrap/>
            <w:hideMark/>
          </w:tcPr>
          <w:p w14:paraId="40FC46BD" w14:textId="184D44F8" w:rsidR="00371D58" w:rsidRPr="00BF3C97" w:rsidDel="00371D58" w:rsidRDefault="00371D58" w:rsidP="00371D58">
            <w:pPr>
              <w:cnfStyle w:val="000000100000" w:firstRow="0" w:lastRow="0" w:firstColumn="0" w:lastColumn="0" w:oddVBand="0" w:evenVBand="0" w:oddHBand="1" w:evenHBand="0" w:firstRowFirstColumn="0" w:firstRowLastColumn="0" w:lastRowFirstColumn="0" w:lastRowLastColumn="0"/>
              <w:rPr>
                <w:del w:id="536" w:author="Sophie Emilie Søborg Agger" w:date="2020-06-23T10:25:00Z"/>
                <w:rFonts w:ascii="Calibri" w:eastAsia="Times New Roman" w:hAnsi="Calibri" w:cs="Calibri"/>
                <w:color w:val="000000"/>
                <w:sz w:val="16"/>
                <w:szCs w:val="16"/>
                <w:rPrChange w:id="537" w:author="Sophie Emilie Søborg Agger" w:date="2020-06-24T13:52:00Z">
                  <w:rPr>
                    <w:del w:id="538" w:author="Sophie Emilie Søborg Agger" w:date="2020-06-23T10:25:00Z"/>
                    <w:rFonts w:ascii="Calibri" w:eastAsia="Times New Roman" w:hAnsi="Calibri" w:cs="Calibri"/>
                    <w:color w:val="000000"/>
                    <w:lang w:val="da-DK"/>
                  </w:rPr>
                </w:rPrChange>
              </w:rPr>
            </w:pPr>
            <w:del w:id="539" w:author="Sophie Emilie Søborg Agger" w:date="2020-06-23T10:25:00Z">
              <w:r w:rsidRPr="00BF3C97" w:rsidDel="00371D58">
                <w:rPr>
                  <w:rFonts w:ascii="Calibri" w:eastAsia="Times New Roman" w:hAnsi="Calibri" w:cs="Calibri"/>
                  <w:color w:val="000000"/>
                  <w:sz w:val="16"/>
                  <w:szCs w:val="16"/>
                  <w:rPrChange w:id="540" w:author="Sophie Emilie Søborg Agger" w:date="2020-06-24T13:52:00Z">
                    <w:rPr>
                      <w:rFonts w:ascii="Calibri" w:eastAsia="Times New Roman" w:hAnsi="Calibri" w:cs="Calibri"/>
                      <w:color w:val="000000"/>
                      <w:lang w:val="da-DK"/>
                    </w:rPr>
                  </w:rPrChange>
                </w:rPr>
                <w:delText>chr29:11269773</w:delText>
              </w:r>
            </w:del>
          </w:p>
        </w:tc>
        <w:tc>
          <w:tcPr>
            <w:tcW w:w="580" w:type="dxa"/>
            <w:noWrap/>
            <w:hideMark/>
          </w:tcPr>
          <w:p w14:paraId="2932A7C3" w14:textId="41E33D92" w:rsidR="00371D58" w:rsidRPr="00BF3C97" w:rsidDel="00371D58" w:rsidRDefault="00371D58" w:rsidP="00371D58">
            <w:pPr>
              <w:jc w:val="right"/>
              <w:cnfStyle w:val="000000100000" w:firstRow="0" w:lastRow="0" w:firstColumn="0" w:lastColumn="0" w:oddVBand="0" w:evenVBand="0" w:oddHBand="1" w:evenHBand="0" w:firstRowFirstColumn="0" w:firstRowLastColumn="0" w:lastRowFirstColumn="0" w:lastRowLastColumn="0"/>
              <w:rPr>
                <w:del w:id="541" w:author="Sophie Emilie Søborg Agger" w:date="2020-06-23T10:25:00Z"/>
                <w:rFonts w:ascii="Calibri" w:eastAsia="Times New Roman" w:hAnsi="Calibri" w:cs="Calibri"/>
                <w:color w:val="000000"/>
                <w:sz w:val="16"/>
                <w:szCs w:val="16"/>
                <w:rPrChange w:id="542" w:author="Sophie Emilie Søborg Agger" w:date="2020-06-24T13:52:00Z">
                  <w:rPr>
                    <w:del w:id="543" w:author="Sophie Emilie Søborg Agger" w:date="2020-06-23T10:25:00Z"/>
                    <w:rFonts w:ascii="Calibri" w:eastAsia="Times New Roman" w:hAnsi="Calibri" w:cs="Calibri"/>
                    <w:color w:val="000000"/>
                    <w:lang w:val="da-DK"/>
                  </w:rPr>
                </w:rPrChange>
              </w:rPr>
            </w:pPr>
            <w:del w:id="544" w:author="Sophie Emilie Søborg Agger" w:date="2020-06-23T10:25:00Z">
              <w:r w:rsidRPr="00BF3C97" w:rsidDel="00371D58">
                <w:rPr>
                  <w:rFonts w:ascii="Calibri" w:eastAsia="Times New Roman" w:hAnsi="Calibri" w:cs="Calibri"/>
                  <w:color w:val="000000"/>
                  <w:sz w:val="16"/>
                  <w:szCs w:val="16"/>
                  <w:rPrChange w:id="545" w:author="Sophie Emilie Søborg Agger" w:date="2020-06-24T13:52:00Z">
                    <w:rPr>
                      <w:rFonts w:ascii="Calibri" w:eastAsia="Times New Roman" w:hAnsi="Calibri" w:cs="Calibri"/>
                      <w:color w:val="000000"/>
                      <w:lang w:val="da-DK"/>
                    </w:rPr>
                  </w:rPrChange>
                </w:rPr>
                <w:delText>0.90</w:delText>
              </w:r>
            </w:del>
          </w:p>
        </w:tc>
        <w:tc>
          <w:tcPr>
            <w:tcW w:w="472" w:type="dxa"/>
            <w:noWrap/>
            <w:hideMark/>
          </w:tcPr>
          <w:p w14:paraId="175ABB49" w14:textId="1EB9D8FC" w:rsidR="00371D58" w:rsidRPr="00BF3C97" w:rsidDel="00371D58" w:rsidRDefault="00371D58" w:rsidP="00371D58">
            <w:pPr>
              <w:jc w:val="right"/>
              <w:cnfStyle w:val="000000100000" w:firstRow="0" w:lastRow="0" w:firstColumn="0" w:lastColumn="0" w:oddVBand="0" w:evenVBand="0" w:oddHBand="1" w:evenHBand="0" w:firstRowFirstColumn="0" w:firstRowLastColumn="0" w:lastRowFirstColumn="0" w:lastRowLastColumn="0"/>
              <w:rPr>
                <w:del w:id="546" w:author="Sophie Emilie Søborg Agger" w:date="2020-06-23T10:25:00Z"/>
                <w:rFonts w:ascii="Calibri" w:eastAsia="Times New Roman" w:hAnsi="Calibri" w:cs="Calibri"/>
                <w:color w:val="000000"/>
                <w:sz w:val="16"/>
                <w:szCs w:val="16"/>
                <w:rPrChange w:id="547" w:author="Sophie Emilie Søborg Agger" w:date="2020-06-24T13:52:00Z">
                  <w:rPr>
                    <w:del w:id="548" w:author="Sophie Emilie Søborg Agger" w:date="2020-06-23T10:25:00Z"/>
                    <w:rFonts w:ascii="Calibri" w:eastAsia="Times New Roman" w:hAnsi="Calibri" w:cs="Calibri"/>
                    <w:color w:val="000000"/>
                    <w:lang w:val="da-DK"/>
                  </w:rPr>
                </w:rPrChange>
              </w:rPr>
            </w:pPr>
            <w:del w:id="549" w:author="Sophie Emilie Søborg Agger" w:date="2020-06-23T10:25:00Z">
              <w:r w:rsidRPr="00BF3C97" w:rsidDel="00371D58">
                <w:rPr>
                  <w:rFonts w:ascii="Calibri" w:eastAsia="Times New Roman" w:hAnsi="Calibri" w:cs="Calibri"/>
                  <w:color w:val="000000"/>
                  <w:sz w:val="16"/>
                  <w:szCs w:val="16"/>
                  <w:rPrChange w:id="550" w:author="Sophie Emilie Søborg Agger" w:date="2020-06-24T13:52:00Z">
                    <w:rPr>
                      <w:rFonts w:ascii="Calibri" w:eastAsia="Times New Roman" w:hAnsi="Calibri" w:cs="Calibri"/>
                      <w:color w:val="000000"/>
                      <w:lang w:val="da-DK"/>
                    </w:rPr>
                  </w:rPrChange>
                </w:rPr>
                <w:delText>5.02</w:delText>
              </w:r>
            </w:del>
          </w:p>
        </w:tc>
        <w:tc>
          <w:tcPr>
            <w:tcW w:w="604" w:type="dxa"/>
            <w:noWrap/>
            <w:hideMark/>
          </w:tcPr>
          <w:p w14:paraId="0ECF9206" w14:textId="78B9F077" w:rsidR="00371D58" w:rsidRPr="00BF3C97" w:rsidDel="00371D58" w:rsidRDefault="00371D58" w:rsidP="00371D58">
            <w:pPr>
              <w:jc w:val="right"/>
              <w:cnfStyle w:val="000000100000" w:firstRow="0" w:lastRow="0" w:firstColumn="0" w:lastColumn="0" w:oddVBand="0" w:evenVBand="0" w:oddHBand="1" w:evenHBand="0" w:firstRowFirstColumn="0" w:firstRowLastColumn="0" w:lastRowFirstColumn="0" w:lastRowLastColumn="0"/>
              <w:rPr>
                <w:del w:id="551" w:author="Sophie Emilie Søborg Agger" w:date="2020-06-23T10:25:00Z"/>
                <w:rFonts w:ascii="Calibri" w:eastAsia="Times New Roman" w:hAnsi="Calibri" w:cs="Calibri"/>
                <w:color w:val="000000"/>
                <w:sz w:val="16"/>
                <w:szCs w:val="16"/>
                <w:rPrChange w:id="552" w:author="Sophie Emilie Søborg Agger" w:date="2020-06-24T13:52:00Z">
                  <w:rPr>
                    <w:del w:id="553" w:author="Sophie Emilie Søborg Agger" w:date="2020-06-23T10:25:00Z"/>
                    <w:rFonts w:ascii="Calibri" w:eastAsia="Times New Roman" w:hAnsi="Calibri" w:cs="Calibri"/>
                    <w:color w:val="000000"/>
                    <w:lang w:val="da-DK"/>
                  </w:rPr>
                </w:rPrChange>
              </w:rPr>
            </w:pPr>
            <w:del w:id="554" w:author="Sophie Emilie Søborg Agger" w:date="2020-06-23T10:25:00Z">
              <w:r w:rsidRPr="00BF3C97" w:rsidDel="00371D58">
                <w:rPr>
                  <w:rFonts w:ascii="Calibri" w:eastAsia="Times New Roman" w:hAnsi="Calibri" w:cs="Calibri"/>
                  <w:color w:val="000000"/>
                  <w:sz w:val="16"/>
                  <w:szCs w:val="16"/>
                  <w:rPrChange w:id="555" w:author="Sophie Emilie Søborg Agger" w:date="2020-06-24T13:52:00Z">
                    <w:rPr>
                      <w:rFonts w:ascii="Calibri" w:eastAsia="Times New Roman" w:hAnsi="Calibri" w:cs="Calibri"/>
                      <w:color w:val="000000"/>
                      <w:lang w:val="da-DK"/>
                    </w:rPr>
                  </w:rPrChange>
                </w:rPr>
                <w:delText>0.74</w:delText>
              </w:r>
            </w:del>
          </w:p>
        </w:tc>
        <w:tc>
          <w:tcPr>
            <w:tcW w:w="762" w:type="dxa"/>
            <w:noWrap/>
            <w:hideMark/>
          </w:tcPr>
          <w:p w14:paraId="4C21B3FD" w14:textId="29898029" w:rsidR="00371D58" w:rsidRPr="00BF3C97" w:rsidDel="00371D58" w:rsidRDefault="00371D58" w:rsidP="00371D58">
            <w:pPr>
              <w:jc w:val="right"/>
              <w:cnfStyle w:val="000000100000" w:firstRow="0" w:lastRow="0" w:firstColumn="0" w:lastColumn="0" w:oddVBand="0" w:evenVBand="0" w:oddHBand="1" w:evenHBand="0" w:firstRowFirstColumn="0" w:firstRowLastColumn="0" w:lastRowFirstColumn="0" w:lastRowLastColumn="0"/>
              <w:rPr>
                <w:del w:id="556" w:author="Sophie Emilie Søborg Agger" w:date="2020-06-23T10:25:00Z"/>
                <w:rFonts w:ascii="Calibri" w:eastAsia="Times New Roman" w:hAnsi="Calibri" w:cs="Calibri"/>
                <w:color w:val="000000"/>
                <w:sz w:val="16"/>
                <w:szCs w:val="16"/>
                <w:rPrChange w:id="557" w:author="Sophie Emilie Søborg Agger" w:date="2020-06-24T13:52:00Z">
                  <w:rPr>
                    <w:del w:id="558" w:author="Sophie Emilie Søborg Agger" w:date="2020-06-23T10:25:00Z"/>
                    <w:rFonts w:ascii="Calibri" w:eastAsia="Times New Roman" w:hAnsi="Calibri" w:cs="Calibri"/>
                    <w:color w:val="000000"/>
                    <w:lang w:val="da-DK"/>
                  </w:rPr>
                </w:rPrChange>
              </w:rPr>
            </w:pPr>
            <w:del w:id="559" w:author="Sophie Emilie Søborg Agger" w:date="2020-06-23T10:25:00Z">
              <w:r w:rsidRPr="00BF3C97" w:rsidDel="00371D58">
                <w:rPr>
                  <w:rFonts w:ascii="Calibri" w:eastAsia="Times New Roman" w:hAnsi="Calibri" w:cs="Calibri"/>
                  <w:color w:val="000000"/>
                  <w:sz w:val="16"/>
                  <w:szCs w:val="16"/>
                  <w:rPrChange w:id="560" w:author="Sophie Emilie Søborg Agger" w:date="2020-06-24T13:52:00Z">
                    <w:rPr>
                      <w:rFonts w:ascii="Calibri" w:eastAsia="Times New Roman" w:hAnsi="Calibri" w:cs="Calibri"/>
                      <w:color w:val="000000"/>
                      <w:lang w:val="da-DK"/>
                    </w:rPr>
                  </w:rPrChange>
                </w:rPr>
                <w:delText>0.02</w:delText>
              </w:r>
            </w:del>
          </w:p>
        </w:tc>
        <w:tc>
          <w:tcPr>
            <w:tcW w:w="557" w:type="dxa"/>
            <w:noWrap/>
            <w:hideMark/>
          </w:tcPr>
          <w:p w14:paraId="4402D983" w14:textId="5DFA605D" w:rsidR="00371D58" w:rsidRPr="00BF3C97" w:rsidDel="00371D58" w:rsidRDefault="00371D58" w:rsidP="00371D58">
            <w:pPr>
              <w:cnfStyle w:val="000000100000" w:firstRow="0" w:lastRow="0" w:firstColumn="0" w:lastColumn="0" w:oddVBand="0" w:evenVBand="0" w:oddHBand="1" w:evenHBand="0" w:firstRowFirstColumn="0" w:firstRowLastColumn="0" w:lastRowFirstColumn="0" w:lastRowLastColumn="0"/>
              <w:rPr>
                <w:del w:id="561" w:author="Sophie Emilie Søborg Agger" w:date="2020-06-23T10:25:00Z"/>
                <w:rFonts w:ascii="Calibri" w:eastAsia="Times New Roman" w:hAnsi="Calibri" w:cs="Calibri"/>
                <w:color w:val="000000"/>
                <w:sz w:val="16"/>
                <w:szCs w:val="16"/>
                <w:rPrChange w:id="562" w:author="Sophie Emilie Søborg Agger" w:date="2020-06-24T13:52:00Z">
                  <w:rPr>
                    <w:del w:id="563" w:author="Sophie Emilie Søborg Agger" w:date="2020-06-23T10:25:00Z"/>
                    <w:rFonts w:ascii="Calibri" w:eastAsia="Times New Roman" w:hAnsi="Calibri" w:cs="Calibri"/>
                    <w:color w:val="000000"/>
                    <w:lang w:val="da-DK"/>
                  </w:rPr>
                </w:rPrChange>
              </w:rPr>
            </w:pPr>
            <w:del w:id="564" w:author="Sophie Emilie Søborg Agger" w:date="2020-06-23T10:25:00Z">
              <w:r w:rsidRPr="00BF3C97" w:rsidDel="00371D58">
                <w:rPr>
                  <w:rFonts w:ascii="Calibri" w:eastAsia="Times New Roman" w:hAnsi="Calibri" w:cs="Calibri"/>
                  <w:color w:val="000000"/>
                  <w:sz w:val="16"/>
                  <w:szCs w:val="16"/>
                  <w:rPrChange w:id="565" w:author="Sophie Emilie Søborg Agger" w:date="2020-06-24T13:52:00Z">
                    <w:rPr>
                      <w:rFonts w:ascii="Calibri" w:eastAsia="Times New Roman" w:hAnsi="Calibri" w:cs="Calibri"/>
                      <w:color w:val="000000"/>
                      <w:lang w:val="da-DK"/>
                    </w:rPr>
                  </w:rPrChange>
                </w:rPr>
                <w:delText>-</w:delText>
              </w:r>
            </w:del>
          </w:p>
        </w:tc>
        <w:tc>
          <w:tcPr>
            <w:tcW w:w="1247" w:type="dxa"/>
            <w:noWrap/>
            <w:hideMark/>
          </w:tcPr>
          <w:p w14:paraId="3C5F3FF2" w14:textId="310E4695" w:rsidR="00371D58" w:rsidRPr="00BF3C97" w:rsidDel="00371D58" w:rsidRDefault="00371D58" w:rsidP="00371D58">
            <w:pPr>
              <w:cnfStyle w:val="000000100000" w:firstRow="0" w:lastRow="0" w:firstColumn="0" w:lastColumn="0" w:oddVBand="0" w:evenVBand="0" w:oddHBand="1" w:evenHBand="0" w:firstRowFirstColumn="0" w:firstRowLastColumn="0" w:lastRowFirstColumn="0" w:lastRowLastColumn="0"/>
              <w:rPr>
                <w:del w:id="566" w:author="Sophie Emilie Søborg Agger" w:date="2020-06-23T10:25:00Z"/>
                <w:rFonts w:ascii="Calibri" w:eastAsia="Times New Roman" w:hAnsi="Calibri" w:cs="Calibri"/>
                <w:color w:val="000000"/>
                <w:sz w:val="16"/>
                <w:szCs w:val="16"/>
                <w:rPrChange w:id="567" w:author="Sophie Emilie Søborg Agger" w:date="2020-06-24T13:52:00Z">
                  <w:rPr>
                    <w:del w:id="568" w:author="Sophie Emilie Søborg Agger" w:date="2020-06-23T10:25:00Z"/>
                    <w:rFonts w:ascii="Calibri" w:eastAsia="Times New Roman" w:hAnsi="Calibri" w:cs="Calibri"/>
                    <w:color w:val="000000"/>
                    <w:lang w:val="da-DK"/>
                  </w:rPr>
                </w:rPrChange>
              </w:rPr>
            </w:pPr>
            <w:del w:id="569" w:author="Sophie Emilie Søborg Agger" w:date="2020-06-23T10:25:00Z">
              <w:r w:rsidRPr="00BF3C97" w:rsidDel="00371D58">
                <w:rPr>
                  <w:rFonts w:ascii="Calibri" w:eastAsia="Times New Roman" w:hAnsi="Calibri" w:cs="Calibri"/>
                  <w:color w:val="000000"/>
                  <w:sz w:val="16"/>
                  <w:szCs w:val="16"/>
                  <w:rPrChange w:id="570" w:author="Sophie Emilie Søborg Agger" w:date="2020-06-24T13:52:00Z">
                    <w:rPr>
                      <w:rFonts w:ascii="Calibri" w:eastAsia="Times New Roman" w:hAnsi="Calibri" w:cs="Calibri"/>
                      <w:color w:val="000000"/>
                      <w:lang w:val="da-DK"/>
                    </w:rPr>
                  </w:rPrChange>
                </w:rPr>
                <w:delText>IMPACT=MODIFIER;STRAND=1</w:delText>
              </w:r>
            </w:del>
          </w:p>
        </w:tc>
        <w:tc>
          <w:tcPr>
            <w:tcW w:w="999" w:type="dxa"/>
            <w:noWrap/>
            <w:hideMark/>
          </w:tcPr>
          <w:p w14:paraId="2D24FA16" w14:textId="74AD4BBE" w:rsidR="00371D58" w:rsidRPr="00BF3C97" w:rsidDel="00371D58" w:rsidRDefault="00371D58" w:rsidP="00371D58">
            <w:pPr>
              <w:jc w:val="right"/>
              <w:cnfStyle w:val="000000100000" w:firstRow="0" w:lastRow="0" w:firstColumn="0" w:lastColumn="0" w:oddVBand="0" w:evenVBand="0" w:oddHBand="1" w:evenHBand="0" w:firstRowFirstColumn="0" w:firstRowLastColumn="0" w:lastRowFirstColumn="0" w:lastRowLastColumn="0"/>
              <w:rPr>
                <w:del w:id="571" w:author="Sophie Emilie Søborg Agger" w:date="2020-06-23T10:25:00Z"/>
                <w:rFonts w:ascii="Calibri" w:eastAsia="Times New Roman" w:hAnsi="Calibri" w:cs="Calibri"/>
                <w:color w:val="000000"/>
                <w:sz w:val="16"/>
                <w:szCs w:val="16"/>
                <w:rPrChange w:id="572" w:author="Sophie Emilie Søborg Agger" w:date="2020-06-24T13:52:00Z">
                  <w:rPr>
                    <w:del w:id="573" w:author="Sophie Emilie Søborg Agger" w:date="2020-06-23T10:25:00Z"/>
                    <w:rFonts w:ascii="Calibri" w:eastAsia="Times New Roman" w:hAnsi="Calibri" w:cs="Calibri"/>
                    <w:color w:val="000000"/>
                    <w:lang w:val="da-DK"/>
                  </w:rPr>
                </w:rPrChange>
              </w:rPr>
            </w:pPr>
            <w:del w:id="574" w:author="Sophie Emilie Søborg Agger" w:date="2020-06-23T10:25:00Z">
              <w:r w:rsidRPr="00BF3C97" w:rsidDel="00371D58">
                <w:rPr>
                  <w:rFonts w:ascii="Calibri" w:eastAsia="Times New Roman" w:hAnsi="Calibri" w:cs="Calibri"/>
                  <w:color w:val="000000"/>
                  <w:sz w:val="16"/>
                  <w:szCs w:val="16"/>
                  <w:rPrChange w:id="575" w:author="Sophie Emilie Søborg Agger" w:date="2020-06-24T13:52:00Z">
                    <w:rPr>
                      <w:rFonts w:ascii="Calibri" w:eastAsia="Times New Roman" w:hAnsi="Calibri" w:cs="Calibri"/>
                      <w:color w:val="000000"/>
                      <w:lang w:val="da-DK"/>
                    </w:rPr>
                  </w:rPrChange>
                </w:rPr>
                <w:delText>38</w:delText>
              </w:r>
            </w:del>
          </w:p>
        </w:tc>
        <w:tc>
          <w:tcPr>
            <w:tcW w:w="921" w:type="dxa"/>
            <w:noWrap/>
            <w:hideMark/>
          </w:tcPr>
          <w:p w14:paraId="7E9AE94B" w14:textId="1EFC23E4" w:rsidR="00371D58" w:rsidRPr="00BF3C97" w:rsidDel="00371D58" w:rsidRDefault="00371D58" w:rsidP="00371D58">
            <w:pPr>
              <w:jc w:val="right"/>
              <w:cnfStyle w:val="000000100000" w:firstRow="0" w:lastRow="0" w:firstColumn="0" w:lastColumn="0" w:oddVBand="0" w:evenVBand="0" w:oddHBand="1" w:evenHBand="0" w:firstRowFirstColumn="0" w:firstRowLastColumn="0" w:lastRowFirstColumn="0" w:lastRowLastColumn="0"/>
              <w:rPr>
                <w:del w:id="576" w:author="Sophie Emilie Søborg Agger" w:date="2020-06-23T10:25:00Z"/>
                <w:rFonts w:ascii="Calibri" w:eastAsia="Times New Roman" w:hAnsi="Calibri" w:cs="Calibri"/>
                <w:color w:val="000000"/>
                <w:sz w:val="16"/>
                <w:szCs w:val="16"/>
                <w:rPrChange w:id="577" w:author="Sophie Emilie Søborg Agger" w:date="2020-06-24T13:52:00Z">
                  <w:rPr>
                    <w:del w:id="578" w:author="Sophie Emilie Søborg Agger" w:date="2020-06-23T10:25:00Z"/>
                    <w:rFonts w:ascii="Calibri" w:eastAsia="Times New Roman" w:hAnsi="Calibri" w:cs="Calibri"/>
                    <w:color w:val="000000"/>
                    <w:lang w:val="da-DK"/>
                  </w:rPr>
                </w:rPrChange>
              </w:rPr>
            </w:pPr>
            <w:del w:id="579" w:author="Sophie Emilie Søborg Agger" w:date="2020-06-23T10:25:00Z">
              <w:r w:rsidRPr="00BF3C97" w:rsidDel="00371D58">
                <w:rPr>
                  <w:rFonts w:ascii="Calibri" w:eastAsia="Times New Roman" w:hAnsi="Calibri" w:cs="Calibri"/>
                  <w:color w:val="000000"/>
                  <w:sz w:val="16"/>
                  <w:szCs w:val="16"/>
                  <w:rPrChange w:id="580" w:author="Sophie Emilie Søborg Agger" w:date="2020-06-24T13:52:00Z">
                    <w:rPr>
                      <w:rFonts w:ascii="Calibri" w:eastAsia="Times New Roman" w:hAnsi="Calibri" w:cs="Calibri"/>
                      <w:color w:val="000000"/>
                      <w:lang w:val="da-DK"/>
                    </w:rPr>
                  </w:rPrChange>
                </w:rPr>
                <w:delText>318</w:delText>
              </w:r>
            </w:del>
          </w:p>
        </w:tc>
      </w:tr>
      <w:tr w:rsidR="00371D58" w:rsidRPr="00BF3C97" w:rsidDel="00371D58" w14:paraId="2B4012B1" w14:textId="23E92511" w:rsidTr="00371D58">
        <w:trPr>
          <w:divId w:val="23947158"/>
          <w:trHeight w:val="320"/>
          <w:del w:id="581" w:author="Sophie Emilie Søborg Agger" w:date="2020-06-23T10:25:00Z"/>
        </w:trPr>
        <w:tc>
          <w:tcPr>
            <w:cnfStyle w:val="001000000000" w:firstRow="0" w:lastRow="0" w:firstColumn="1" w:lastColumn="0" w:oddVBand="0" w:evenVBand="0" w:oddHBand="0" w:evenHBand="0" w:firstRowFirstColumn="0" w:firstRowLastColumn="0" w:lastRowFirstColumn="0" w:lastRowLastColumn="0"/>
            <w:tcW w:w="1271" w:type="dxa"/>
            <w:noWrap/>
            <w:hideMark/>
          </w:tcPr>
          <w:p w14:paraId="26082553" w14:textId="4426FC7C" w:rsidR="00371D58" w:rsidRPr="00BF3C97" w:rsidDel="00371D58" w:rsidRDefault="00371D58" w:rsidP="00371D58">
            <w:pPr>
              <w:rPr>
                <w:del w:id="582" w:author="Sophie Emilie Søborg Agger" w:date="2020-06-23T10:25:00Z"/>
                <w:rFonts w:ascii="Calibri" w:eastAsia="Times New Roman" w:hAnsi="Calibri" w:cs="Calibri"/>
                <w:color w:val="000000"/>
                <w:sz w:val="16"/>
                <w:szCs w:val="16"/>
                <w:rPrChange w:id="583" w:author="Sophie Emilie Søborg Agger" w:date="2020-06-24T13:52:00Z">
                  <w:rPr>
                    <w:del w:id="584" w:author="Sophie Emilie Søborg Agger" w:date="2020-06-23T10:25:00Z"/>
                    <w:rFonts w:ascii="Calibri" w:eastAsia="Times New Roman" w:hAnsi="Calibri" w:cs="Calibri"/>
                    <w:color w:val="000000"/>
                    <w:lang w:val="da-DK"/>
                  </w:rPr>
                </w:rPrChange>
              </w:rPr>
            </w:pPr>
            <w:del w:id="585" w:author="Sophie Emilie Søborg Agger" w:date="2020-06-23T10:25:00Z">
              <w:r w:rsidRPr="00BF3C97" w:rsidDel="00371D58">
                <w:rPr>
                  <w:rFonts w:ascii="Calibri" w:eastAsia="Times New Roman" w:hAnsi="Calibri" w:cs="Calibri"/>
                  <w:color w:val="000000"/>
                  <w:sz w:val="16"/>
                  <w:szCs w:val="16"/>
                  <w:rPrChange w:id="586" w:author="Sophie Emilie Søborg Agger" w:date="2020-06-24T13:52:00Z">
                    <w:rPr>
                      <w:rFonts w:ascii="Calibri" w:eastAsia="Times New Roman" w:hAnsi="Calibri" w:cs="Calibri"/>
                      <w:color w:val="000000"/>
                      <w:lang w:val="da-DK"/>
                    </w:rPr>
                  </w:rPrChange>
                </w:rPr>
                <w:delText>Top 20 somatic</w:delText>
              </w:r>
            </w:del>
          </w:p>
        </w:tc>
        <w:tc>
          <w:tcPr>
            <w:tcW w:w="709" w:type="dxa"/>
            <w:noWrap/>
            <w:hideMark/>
          </w:tcPr>
          <w:p w14:paraId="218CB36D" w14:textId="6CF7BAC2" w:rsidR="00371D58" w:rsidRPr="00BF3C97" w:rsidDel="00371D58" w:rsidRDefault="00371D58" w:rsidP="00371D58">
            <w:pPr>
              <w:cnfStyle w:val="000000000000" w:firstRow="0" w:lastRow="0" w:firstColumn="0" w:lastColumn="0" w:oddVBand="0" w:evenVBand="0" w:oddHBand="0" w:evenHBand="0" w:firstRowFirstColumn="0" w:firstRowLastColumn="0" w:lastRowFirstColumn="0" w:lastRowLastColumn="0"/>
              <w:rPr>
                <w:del w:id="587" w:author="Sophie Emilie Søborg Agger" w:date="2020-06-23T10:25:00Z"/>
                <w:rFonts w:ascii="Calibri" w:eastAsia="Times New Roman" w:hAnsi="Calibri" w:cs="Calibri"/>
                <w:color w:val="000000"/>
                <w:sz w:val="16"/>
                <w:szCs w:val="16"/>
                <w:rPrChange w:id="588" w:author="Sophie Emilie Søborg Agger" w:date="2020-06-24T13:52:00Z">
                  <w:rPr>
                    <w:del w:id="589" w:author="Sophie Emilie Søborg Agger" w:date="2020-06-23T10:25:00Z"/>
                    <w:rFonts w:ascii="Calibri" w:eastAsia="Times New Roman" w:hAnsi="Calibri" w:cs="Calibri"/>
                    <w:color w:val="000000"/>
                    <w:lang w:val="da-DK"/>
                  </w:rPr>
                </w:rPrChange>
              </w:rPr>
            </w:pPr>
            <w:del w:id="590" w:author="Sophie Emilie Søborg Agger" w:date="2020-06-23T10:25:00Z">
              <w:r w:rsidRPr="00BF3C97" w:rsidDel="00371D58">
                <w:rPr>
                  <w:rFonts w:ascii="Calibri" w:eastAsia="Times New Roman" w:hAnsi="Calibri" w:cs="Calibri"/>
                  <w:color w:val="000000"/>
                  <w:sz w:val="16"/>
                  <w:szCs w:val="16"/>
                  <w:rPrChange w:id="591" w:author="Sophie Emilie Søborg Agger" w:date="2020-06-24T13:52:00Z">
                    <w:rPr>
                      <w:rFonts w:ascii="Calibri" w:eastAsia="Times New Roman" w:hAnsi="Calibri" w:cs="Calibri"/>
                      <w:color w:val="000000"/>
                      <w:lang w:val="da-DK"/>
                    </w:rPr>
                  </w:rPrChange>
                </w:rPr>
                <w:delText>Intron variant</w:delText>
              </w:r>
            </w:del>
          </w:p>
        </w:tc>
        <w:tc>
          <w:tcPr>
            <w:tcW w:w="709" w:type="dxa"/>
            <w:noWrap/>
            <w:hideMark/>
          </w:tcPr>
          <w:p w14:paraId="2DCC2102" w14:textId="6DCF5CE8" w:rsidR="00371D58" w:rsidRPr="00BF3C97" w:rsidDel="00371D58" w:rsidRDefault="00371D58" w:rsidP="00371D58">
            <w:pPr>
              <w:cnfStyle w:val="000000000000" w:firstRow="0" w:lastRow="0" w:firstColumn="0" w:lastColumn="0" w:oddVBand="0" w:evenVBand="0" w:oddHBand="0" w:evenHBand="0" w:firstRowFirstColumn="0" w:firstRowLastColumn="0" w:lastRowFirstColumn="0" w:lastRowLastColumn="0"/>
              <w:rPr>
                <w:del w:id="592" w:author="Sophie Emilie Søborg Agger" w:date="2020-06-23T10:25:00Z"/>
                <w:rFonts w:ascii="Calibri" w:eastAsia="Times New Roman" w:hAnsi="Calibri" w:cs="Calibri"/>
                <w:color w:val="000000"/>
                <w:sz w:val="16"/>
                <w:szCs w:val="16"/>
                <w:rPrChange w:id="593" w:author="Sophie Emilie Søborg Agger" w:date="2020-06-24T13:52:00Z">
                  <w:rPr>
                    <w:del w:id="594" w:author="Sophie Emilie Søborg Agger" w:date="2020-06-23T10:25:00Z"/>
                    <w:rFonts w:ascii="Calibri" w:eastAsia="Times New Roman" w:hAnsi="Calibri" w:cs="Calibri"/>
                    <w:color w:val="000000"/>
                    <w:lang w:val="da-DK"/>
                  </w:rPr>
                </w:rPrChange>
              </w:rPr>
            </w:pPr>
            <w:del w:id="595" w:author="Sophie Emilie Søborg Agger" w:date="2020-06-23T10:25:00Z">
              <w:r w:rsidRPr="00BF3C97" w:rsidDel="00371D58">
                <w:rPr>
                  <w:rFonts w:ascii="Calibri" w:eastAsia="Times New Roman" w:hAnsi="Calibri" w:cs="Calibri"/>
                  <w:color w:val="000000"/>
                  <w:sz w:val="16"/>
                  <w:szCs w:val="16"/>
                  <w:rPrChange w:id="596" w:author="Sophie Emilie Søborg Agger" w:date="2020-06-24T13:52:00Z">
                    <w:rPr>
                      <w:rFonts w:ascii="Calibri" w:eastAsia="Times New Roman" w:hAnsi="Calibri" w:cs="Calibri"/>
                      <w:color w:val="000000"/>
                      <w:lang w:val="da-DK"/>
                    </w:rPr>
                  </w:rPrChange>
                </w:rPr>
                <w:delText>AKAP9</w:delText>
              </w:r>
            </w:del>
          </w:p>
        </w:tc>
        <w:tc>
          <w:tcPr>
            <w:tcW w:w="1364" w:type="dxa"/>
            <w:noWrap/>
            <w:hideMark/>
          </w:tcPr>
          <w:p w14:paraId="2A41AE15" w14:textId="05809478" w:rsidR="00371D58" w:rsidRPr="00BF3C97" w:rsidDel="00371D58" w:rsidRDefault="00371D58" w:rsidP="00371D58">
            <w:pPr>
              <w:cnfStyle w:val="000000000000" w:firstRow="0" w:lastRow="0" w:firstColumn="0" w:lastColumn="0" w:oddVBand="0" w:evenVBand="0" w:oddHBand="0" w:evenHBand="0" w:firstRowFirstColumn="0" w:firstRowLastColumn="0" w:lastRowFirstColumn="0" w:lastRowLastColumn="0"/>
              <w:rPr>
                <w:del w:id="597" w:author="Sophie Emilie Søborg Agger" w:date="2020-06-23T10:25:00Z"/>
                <w:rFonts w:ascii="Calibri" w:eastAsia="Times New Roman" w:hAnsi="Calibri" w:cs="Calibri"/>
                <w:color w:val="000000"/>
                <w:sz w:val="16"/>
                <w:szCs w:val="16"/>
                <w:rPrChange w:id="598" w:author="Sophie Emilie Søborg Agger" w:date="2020-06-24T13:52:00Z">
                  <w:rPr>
                    <w:del w:id="599" w:author="Sophie Emilie Søborg Agger" w:date="2020-06-23T10:25:00Z"/>
                    <w:rFonts w:ascii="Calibri" w:eastAsia="Times New Roman" w:hAnsi="Calibri" w:cs="Calibri"/>
                    <w:color w:val="000000"/>
                    <w:lang w:val="da-DK"/>
                  </w:rPr>
                </w:rPrChange>
              </w:rPr>
            </w:pPr>
            <w:del w:id="600" w:author="Sophie Emilie Søborg Agger" w:date="2020-06-23T10:25:00Z">
              <w:r w:rsidRPr="00BF3C97" w:rsidDel="00371D58">
                <w:rPr>
                  <w:rFonts w:ascii="Calibri" w:eastAsia="Times New Roman" w:hAnsi="Calibri" w:cs="Calibri"/>
                  <w:color w:val="000000"/>
                  <w:sz w:val="16"/>
                  <w:szCs w:val="16"/>
                  <w:rPrChange w:id="601" w:author="Sophie Emilie Søborg Agger" w:date="2020-06-24T13:52:00Z">
                    <w:rPr>
                      <w:rFonts w:ascii="Calibri" w:eastAsia="Times New Roman" w:hAnsi="Calibri" w:cs="Calibri"/>
                      <w:color w:val="000000"/>
                      <w:lang w:val="da-DK"/>
                    </w:rPr>
                  </w:rPrChange>
                </w:rPr>
                <w:delText>chr14:17683459</w:delText>
              </w:r>
            </w:del>
          </w:p>
        </w:tc>
        <w:tc>
          <w:tcPr>
            <w:tcW w:w="580" w:type="dxa"/>
            <w:noWrap/>
            <w:hideMark/>
          </w:tcPr>
          <w:p w14:paraId="34C031CC" w14:textId="2FC31B90" w:rsidR="00371D58" w:rsidRPr="00BF3C97" w:rsidDel="00371D58" w:rsidRDefault="00371D58" w:rsidP="00371D58">
            <w:pPr>
              <w:jc w:val="right"/>
              <w:cnfStyle w:val="000000000000" w:firstRow="0" w:lastRow="0" w:firstColumn="0" w:lastColumn="0" w:oddVBand="0" w:evenVBand="0" w:oddHBand="0" w:evenHBand="0" w:firstRowFirstColumn="0" w:firstRowLastColumn="0" w:lastRowFirstColumn="0" w:lastRowLastColumn="0"/>
              <w:rPr>
                <w:del w:id="602" w:author="Sophie Emilie Søborg Agger" w:date="2020-06-23T10:25:00Z"/>
                <w:rFonts w:ascii="Calibri" w:eastAsia="Times New Roman" w:hAnsi="Calibri" w:cs="Calibri"/>
                <w:color w:val="000000"/>
                <w:sz w:val="16"/>
                <w:szCs w:val="16"/>
                <w:rPrChange w:id="603" w:author="Sophie Emilie Søborg Agger" w:date="2020-06-24T13:52:00Z">
                  <w:rPr>
                    <w:del w:id="604" w:author="Sophie Emilie Søborg Agger" w:date="2020-06-23T10:25:00Z"/>
                    <w:rFonts w:ascii="Calibri" w:eastAsia="Times New Roman" w:hAnsi="Calibri" w:cs="Calibri"/>
                    <w:color w:val="000000"/>
                    <w:lang w:val="da-DK"/>
                  </w:rPr>
                </w:rPrChange>
              </w:rPr>
            </w:pPr>
            <w:del w:id="605" w:author="Sophie Emilie Søborg Agger" w:date="2020-06-23T10:25:00Z">
              <w:r w:rsidRPr="00BF3C97" w:rsidDel="00371D58">
                <w:rPr>
                  <w:rFonts w:ascii="Calibri" w:eastAsia="Times New Roman" w:hAnsi="Calibri" w:cs="Calibri"/>
                  <w:color w:val="000000"/>
                  <w:sz w:val="16"/>
                  <w:szCs w:val="16"/>
                  <w:rPrChange w:id="606" w:author="Sophie Emilie Søborg Agger" w:date="2020-06-24T13:52:00Z">
                    <w:rPr>
                      <w:rFonts w:ascii="Calibri" w:eastAsia="Times New Roman" w:hAnsi="Calibri" w:cs="Calibri"/>
                      <w:color w:val="000000"/>
                      <w:lang w:val="da-DK"/>
                    </w:rPr>
                  </w:rPrChange>
                </w:rPr>
                <w:delText>0.91</w:delText>
              </w:r>
            </w:del>
          </w:p>
        </w:tc>
        <w:tc>
          <w:tcPr>
            <w:tcW w:w="472" w:type="dxa"/>
            <w:noWrap/>
            <w:hideMark/>
          </w:tcPr>
          <w:p w14:paraId="4C43349A" w14:textId="42F9737D" w:rsidR="00371D58" w:rsidRPr="00BF3C97" w:rsidDel="00371D58" w:rsidRDefault="00371D58" w:rsidP="00371D58">
            <w:pPr>
              <w:jc w:val="right"/>
              <w:cnfStyle w:val="000000000000" w:firstRow="0" w:lastRow="0" w:firstColumn="0" w:lastColumn="0" w:oddVBand="0" w:evenVBand="0" w:oddHBand="0" w:evenHBand="0" w:firstRowFirstColumn="0" w:firstRowLastColumn="0" w:lastRowFirstColumn="0" w:lastRowLastColumn="0"/>
              <w:rPr>
                <w:del w:id="607" w:author="Sophie Emilie Søborg Agger" w:date="2020-06-23T10:25:00Z"/>
                <w:rFonts w:ascii="Calibri" w:eastAsia="Times New Roman" w:hAnsi="Calibri" w:cs="Calibri"/>
                <w:color w:val="000000"/>
                <w:sz w:val="16"/>
                <w:szCs w:val="16"/>
                <w:rPrChange w:id="608" w:author="Sophie Emilie Søborg Agger" w:date="2020-06-24T13:52:00Z">
                  <w:rPr>
                    <w:del w:id="609" w:author="Sophie Emilie Søborg Agger" w:date="2020-06-23T10:25:00Z"/>
                    <w:rFonts w:ascii="Calibri" w:eastAsia="Times New Roman" w:hAnsi="Calibri" w:cs="Calibri"/>
                    <w:color w:val="000000"/>
                    <w:lang w:val="da-DK"/>
                  </w:rPr>
                </w:rPrChange>
              </w:rPr>
            </w:pPr>
            <w:del w:id="610" w:author="Sophie Emilie Søborg Agger" w:date="2020-06-23T10:25:00Z">
              <w:r w:rsidRPr="00BF3C97" w:rsidDel="00371D58">
                <w:rPr>
                  <w:rFonts w:ascii="Calibri" w:eastAsia="Times New Roman" w:hAnsi="Calibri" w:cs="Calibri"/>
                  <w:color w:val="000000"/>
                  <w:sz w:val="16"/>
                  <w:szCs w:val="16"/>
                  <w:rPrChange w:id="611" w:author="Sophie Emilie Søborg Agger" w:date="2020-06-24T13:52:00Z">
                    <w:rPr>
                      <w:rFonts w:ascii="Calibri" w:eastAsia="Times New Roman" w:hAnsi="Calibri" w:cs="Calibri"/>
                      <w:color w:val="000000"/>
                      <w:lang w:val="da-DK"/>
                    </w:rPr>
                  </w:rPrChange>
                </w:rPr>
                <w:delText>5.11</w:delText>
              </w:r>
            </w:del>
          </w:p>
        </w:tc>
        <w:tc>
          <w:tcPr>
            <w:tcW w:w="604" w:type="dxa"/>
            <w:noWrap/>
            <w:hideMark/>
          </w:tcPr>
          <w:p w14:paraId="4945DB73" w14:textId="2FB83438" w:rsidR="00371D58" w:rsidRPr="00BF3C97" w:rsidDel="00371D58" w:rsidRDefault="00371D58" w:rsidP="00371D58">
            <w:pPr>
              <w:jc w:val="right"/>
              <w:cnfStyle w:val="000000000000" w:firstRow="0" w:lastRow="0" w:firstColumn="0" w:lastColumn="0" w:oddVBand="0" w:evenVBand="0" w:oddHBand="0" w:evenHBand="0" w:firstRowFirstColumn="0" w:firstRowLastColumn="0" w:lastRowFirstColumn="0" w:lastRowLastColumn="0"/>
              <w:rPr>
                <w:del w:id="612" w:author="Sophie Emilie Søborg Agger" w:date="2020-06-23T10:25:00Z"/>
                <w:rFonts w:ascii="Calibri" w:eastAsia="Times New Roman" w:hAnsi="Calibri" w:cs="Calibri"/>
                <w:color w:val="000000"/>
                <w:sz w:val="16"/>
                <w:szCs w:val="16"/>
                <w:rPrChange w:id="613" w:author="Sophie Emilie Søborg Agger" w:date="2020-06-24T13:52:00Z">
                  <w:rPr>
                    <w:del w:id="614" w:author="Sophie Emilie Søborg Agger" w:date="2020-06-23T10:25:00Z"/>
                    <w:rFonts w:ascii="Calibri" w:eastAsia="Times New Roman" w:hAnsi="Calibri" w:cs="Calibri"/>
                    <w:color w:val="000000"/>
                    <w:lang w:val="da-DK"/>
                  </w:rPr>
                </w:rPrChange>
              </w:rPr>
            </w:pPr>
            <w:del w:id="615" w:author="Sophie Emilie Søborg Agger" w:date="2020-06-23T10:25:00Z">
              <w:r w:rsidRPr="00BF3C97" w:rsidDel="00371D58">
                <w:rPr>
                  <w:rFonts w:ascii="Calibri" w:eastAsia="Times New Roman" w:hAnsi="Calibri" w:cs="Calibri"/>
                  <w:color w:val="000000"/>
                  <w:sz w:val="16"/>
                  <w:szCs w:val="16"/>
                  <w:rPrChange w:id="616" w:author="Sophie Emilie Søborg Agger" w:date="2020-06-24T13:52:00Z">
                    <w:rPr>
                      <w:rFonts w:ascii="Calibri" w:eastAsia="Times New Roman" w:hAnsi="Calibri" w:cs="Calibri"/>
                      <w:color w:val="000000"/>
                      <w:lang w:val="da-DK"/>
                    </w:rPr>
                  </w:rPrChange>
                </w:rPr>
                <w:delText>0.84</w:delText>
              </w:r>
            </w:del>
          </w:p>
        </w:tc>
        <w:tc>
          <w:tcPr>
            <w:tcW w:w="762" w:type="dxa"/>
            <w:noWrap/>
            <w:hideMark/>
          </w:tcPr>
          <w:p w14:paraId="1800AD03" w14:textId="5AED37C8" w:rsidR="00371D58" w:rsidRPr="00BF3C97" w:rsidDel="00371D58" w:rsidRDefault="00371D58" w:rsidP="00371D58">
            <w:pPr>
              <w:jc w:val="right"/>
              <w:cnfStyle w:val="000000000000" w:firstRow="0" w:lastRow="0" w:firstColumn="0" w:lastColumn="0" w:oddVBand="0" w:evenVBand="0" w:oddHBand="0" w:evenHBand="0" w:firstRowFirstColumn="0" w:firstRowLastColumn="0" w:lastRowFirstColumn="0" w:lastRowLastColumn="0"/>
              <w:rPr>
                <w:del w:id="617" w:author="Sophie Emilie Søborg Agger" w:date="2020-06-23T10:25:00Z"/>
                <w:rFonts w:ascii="Calibri" w:eastAsia="Times New Roman" w:hAnsi="Calibri" w:cs="Calibri"/>
                <w:color w:val="000000"/>
                <w:sz w:val="16"/>
                <w:szCs w:val="16"/>
                <w:rPrChange w:id="618" w:author="Sophie Emilie Søborg Agger" w:date="2020-06-24T13:52:00Z">
                  <w:rPr>
                    <w:del w:id="619" w:author="Sophie Emilie Søborg Agger" w:date="2020-06-23T10:25:00Z"/>
                    <w:rFonts w:ascii="Calibri" w:eastAsia="Times New Roman" w:hAnsi="Calibri" w:cs="Calibri"/>
                    <w:color w:val="000000"/>
                    <w:lang w:val="da-DK"/>
                  </w:rPr>
                </w:rPrChange>
              </w:rPr>
            </w:pPr>
            <w:del w:id="620" w:author="Sophie Emilie Søborg Agger" w:date="2020-06-23T10:25:00Z">
              <w:r w:rsidRPr="00BF3C97" w:rsidDel="00371D58">
                <w:rPr>
                  <w:rFonts w:ascii="Calibri" w:eastAsia="Times New Roman" w:hAnsi="Calibri" w:cs="Calibri"/>
                  <w:color w:val="000000"/>
                  <w:sz w:val="16"/>
                  <w:szCs w:val="16"/>
                  <w:rPrChange w:id="621" w:author="Sophie Emilie Søborg Agger" w:date="2020-06-24T13:52:00Z">
                    <w:rPr>
                      <w:rFonts w:ascii="Calibri" w:eastAsia="Times New Roman" w:hAnsi="Calibri" w:cs="Calibri"/>
                      <w:color w:val="000000"/>
                      <w:lang w:val="da-DK"/>
                    </w:rPr>
                  </w:rPrChange>
                </w:rPr>
                <w:delText>0.02</w:delText>
              </w:r>
            </w:del>
          </w:p>
        </w:tc>
        <w:tc>
          <w:tcPr>
            <w:tcW w:w="557" w:type="dxa"/>
            <w:noWrap/>
            <w:hideMark/>
          </w:tcPr>
          <w:p w14:paraId="6CFA0495" w14:textId="62D51CE5" w:rsidR="00371D58" w:rsidRPr="00BF3C97" w:rsidDel="00371D58" w:rsidRDefault="00371D58" w:rsidP="00371D58">
            <w:pPr>
              <w:cnfStyle w:val="000000000000" w:firstRow="0" w:lastRow="0" w:firstColumn="0" w:lastColumn="0" w:oddVBand="0" w:evenVBand="0" w:oddHBand="0" w:evenHBand="0" w:firstRowFirstColumn="0" w:firstRowLastColumn="0" w:lastRowFirstColumn="0" w:lastRowLastColumn="0"/>
              <w:rPr>
                <w:del w:id="622" w:author="Sophie Emilie Søborg Agger" w:date="2020-06-23T10:25:00Z"/>
                <w:rFonts w:ascii="Calibri" w:eastAsia="Times New Roman" w:hAnsi="Calibri" w:cs="Calibri"/>
                <w:color w:val="000000"/>
                <w:sz w:val="16"/>
                <w:szCs w:val="16"/>
                <w:rPrChange w:id="623" w:author="Sophie Emilie Søborg Agger" w:date="2020-06-24T13:52:00Z">
                  <w:rPr>
                    <w:del w:id="624" w:author="Sophie Emilie Søborg Agger" w:date="2020-06-23T10:25:00Z"/>
                    <w:rFonts w:ascii="Calibri" w:eastAsia="Times New Roman" w:hAnsi="Calibri" w:cs="Calibri"/>
                    <w:color w:val="000000"/>
                    <w:lang w:val="da-DK"/>
                  </w:rPr>
                </w:rPrChange>
              </w:rPr>
            </w:pPr>
            <w:del w:id="625" w:author="Sophie Emilie Søborg Agger" w:date="2020-06-23T10:25:00Z">
              <w:r w:rsidRPr="00BF3C97" w:rsidDel="00371D58">
                <w:rPr>
                  <w:rFonts w:ascii="Calibri" w:eastAsia="Times New Roman" w:hAnsi="Calibri" w:cs="Calibri"/>
                  <w:color w:val="000000"/>
                  <w:sz w:val="16"/>
                  <w:szCs w:val="16"/>
                  <w:rPrChange w:id="626" w:author="Sophie Emilie Søborg Agger" w:date="2020-06-24T13:52:00Z">
                    <w:rPr>
                      <w:rFonts w:ascii="Calibri" w:eastAsia="Times New Roman" w:hAnsi="Calibri" w:cs="Calibri"/>
                      <w:color w:val="000000"/>
                      <w:lang w:val="da-DK"/>
                    </w:rPr>
                  </w:rPrChange>
                </w:rPr>
                <w:delText>-</w:delText>
              </w:r>
            </w:del>
          </w:p>
        </w:tc>
        <w:tc>
          <w:tcPr>
            <w:tcW w:w="1247" w:type="dxa"/>
            <w:noWrap/>
            <w:hideMark/>
          </w:tcPr>
          <w:p w14:paraId="4E8EC6AF" w14:textId="50AE0744" w:rsidR="00371D58" w:rsidRPr="00BF3C97" w:rsidDel="00371D58" w:rsidRDefault="00371D58" w:rsidP="00371D58">
            <w:pPr>
              <w:cnfStyle w:val="000000000000" w:firstRow="0" w:lastRow="0" w:firstColumn="0" w:lastColumn="0" w:oddVBand="0" w:evenVBand="0" w:oddHBand="0" w:evenHBand="0" w:firstRowFirstColumn="0" w:firstRowLastColumn="0" w:lastRowFirstColumn="0" w:lastRowLastColumn="0"/>
              <w:rPr>
                <w:del w:id="627" w:author="Sophie Emilie Søborg Agger" w:date="2020-06-23T10:25:00Z"/>
                <w:rFonts w:ascii="Calibri" w:eastAsia="Times New Roman" w:hAnsi="Calibri" w:cs="Calibri"/>
                <w:color w:val="000000"/>
                <w:sz w:val="16"/>
                <w:szCs w:val="16"/>
                <w:rPrChange w:id="628" w:author="Sophie Emilie Søborg Agger" w:date="2020-06-24T13:52:00Z">
                  <w:rPr>
                    <w:del w:id="629" w:author="Sophie Emilie Søborg Agger" w:date="2020-06-23T10:25:00Z"/>
                    <w:rFonts w:ascii="Calibri" w:eastAsia="Times New Roman" w:hAnsi="Calibri" w:cs="Calibri"/>
                    <w:color w:val="000000"/>
                    <w:lang w:val="da-DK"/>
                  </w:rPr>
                </w:rPrChange>
              </w:rPr>
            </w:pPr>
            <w:del w:id="630" w:author="Sophie Emilie Søborg Agger" w:date="2020-06-23T10:25:00Z">
              <w:r w:rsidRPr="00BF3C97" w:rsidDel="00371D58">
                <w:rPr>
                  <w:rFonts w:ascii="Calibri" w:eastAsia="Times New Roman" w:hAnsi="Calibri" w:cs="Calibri"/>
                  <w:color w:val="000000"/>
                  <w:sz w:val="16"/>
                  <w:szCs w:val="16"/>
                  <w:rPrChange w:id="631" w:author="Sophie Emilie Søborg Agger" w:date="2020-06-24T13:52:00Z">
                    <w:rPr>
                      <w:rFonts w:ascii="Calibri" w:eastAsia="Times New Roman" w:hAnsi="Calibri" w:cs="Calibri"/>
                      <w:color w:val="000000"/>
                      <w:lang w:val="da-DK"/>
                    </w:rPr>
                  </w:rPrChange>
                </w:rPr>
                <w:delText>IMPACT=MODIFIER;STRAND=1</w:delText>
              </w:r>
            </w:del>
          </w:p>
        </w:tc>
        <w:tc>
          <w:tcPr>
            <w:tcW w:w="999" w:type="dxa"/>
            <w:noWrap/>
            <w:hideMark/>
          </w:tcPr>
          <w:p w14:paraId="5668F978" w14:textId="699A14E0" w:rsidR="00371D58" w:rsidRPr="00BF3C97" w:rsidDel="00371D58" w:rsidRDefault="00371D58" w:rsidP="00371D58">
            <w:pPr>
              <w:jc w:val="right"/>
              <w:cnfStyle w:val="000000000000" w:firstRow="0" w:lastRow="0" w:firstColumn="0" w:lastColumn="0" w:oddVBand="0" w:evenVBand="0" w:oddHBand="0" w:evenHBand="0" w:firstRowFirstColumn="0" w:firstRowLastColumn="0" w:lastRowFirstColumn="0" w:lastRowLastColumn="0"/>
              <w:rPr>
                <w:del w:id="632" w:author="Sophie Emilie Søborg Agger" w:date="2020-06-23T10:25:00Z"/>
                <w:rFonts w:ascii="Calibri" w:eastAsia="Times New Roman" w:hAnsi="Calibri" w:cs="Calibri"/>
                <w:color w:val="000000"/>
                <w:sz w:val="16"/>
                <w:szCs w:val="16"/>
                <w:rPrChange w:id="633" w:author="Sophie Emilie Søborg Agger" w:date="2020-06-24T13:52:00Z">
                  <w:rPr>
                    <w:del w:id="634" w:author="Sophie Emilie Søborg Agger" w:date="2020-06-23T10:25:00Z"/>
                    <w:rFonts w:ascii="Calibri" w:eastAsia="Times New Roman" w:hAnsi="Calibri" w:cs="Calibri"/>
                    <w:color w:val="000000"/>
                    <w:lang w:val="da-DK"/>
                  </w:rPr>
                </w:rPrChange>
              </w:rPr>
            </w:pPr>
            <w:del w:id="635" w:author="Sophie Emilie Søborg Agger" w:date="2020-06-23T10:25:00Z">
              <w:r w:rsidRPr="00BF3C97" w:rsidDel="00371D58">
                <w:rPr>
                  <w:rFonts w:ascii="Calibri" w:eastAsia="Times New Roman" w:hAnsi="Calibri" w:cs="Calibri"/>
                  <w:color w:val="000000"/>
                  <w:sz w:val="16"/>
                  <w:szCs w:val="16"/>
                  <w:rPrChange w:id="636" w:author="Sophie Emilie Søborg Agger" w:date="2020-06-24T13:52:00Z">
                    <w:rPr>
                      <w:rFonts w:ascii="Calibri" w:eastAsia="Times New Roman" w:hAnsi="Calibri" w:cs="Calibri"/>
                      <w:color w:val="000000"/>
                      <w:lang w:val="da-DK"/>
                    </w:rPr>
                  </w:rPrChange>
                </w:rPr>
                <w:delText>38</w:delText>
              </w:r>
            </w:del>
          </w:p>
        </w:tc>
        <w:tc>
          <w:tcPr>
            <w:tcW w:w="921" w:type="dxa"/>
            <w:noWrap/>
            <w:hideMark/>
          </w:tcPr>
          <w:p w14:paraId="14375EE4" w14:textId="77B989D2" w:rsidR="00371D58" w:rsidRPr="00BF3C97" w:rsidDel="00371D58" w:rsidRDefault="00371D58" w:rsidP="00371D58">
            <w:pPr>
              <w:jc w:val="right"/>
              <w:cnfStyle w:val="000000000000" w:firstRow="0" w:lastRow="0" w:firstColumn="0" w:lastColumn="0" w:oddVBand="0" w:evenVBand="0" w:oddHBand="0" w:evenHBand="0" w:firstRowFirstColumn="0" w:firstRowLastColumn="0" w:lastRowFirstColumn="0" w:lastRowLastColumn="0"/>
              <w:rPr>
                <w:del w:id="637" w:author="Sophie Emilie Søborg Agger" w:date="2020-06-23T10:25:00Z"/>
                <w:rFonts w:ascii="Calibri" w:eastAsia="Times New Roman" w:hAnsi="Calibri" w:cs="Calibri"/>
                <w:color w:val="000000"/>
                <w:sz w:val="16"/>
                <w:szCs w:val="16"/>
                <w:rPrChange w:id="638" w:author="Sophie Emilie Søborg Agger" w:date="2020-06-24T13:52:00Z">
                  <w:rPr>
                    <w:del w:id="639" w:author="Sophie Emilie Søborg Agger" w:date="2020-06-23T10:25:00Z"/>
                    <w:rFonts w:ascii="Calibri" w:eastAsia="Times New Roman" w:hAnsi="Calibri" w:cs="Calibri"/>
                    <w:color w:val="000000"/>
                    <w:lang w:val="da-DK"/>
                  </w:rPr>
                </w:rPrChange>
              </w:rPr>
            </w:pPr>
            <w:del w:id="640" w:author="Sophie Emilie Søborg Agger" w:date="2020-06-23T10:25:00Z">
              <w:r w:rsidRPr="00BF3C97" w:rsidDel="00371D58">
                <w:rPr>
                  <w:rFonts w:ascii="Calibri" w:eastAsia="Times New Roman" w:hAnsi="Calibri" w:cs="Calibri"/>
                  <w:color w:val="000000"/>
                  <w:sz w:val="16"/>
                  <w:szCs w:val="16"/>
                  <w:rPrChange w:id="641" w:author="Sophie Emilie Søborg Agger" w:date="2020-06-24T13:52:00Z">
                    <w:rPr>
                      <w:rFonts w:ascii="Calibri" w:eastAsia="Times New Roman" w:hAnsi="Calibri" w:cs="Calibri"/>
                      <w:color w:val="000000"/>
                      <w:lang w:val="da-DK"/>
                    </w:rPr>
                  </w:rPrChange>
                </w:rPr>
                <w:delText>318</w:delText>
              </w:r>
            </w:del>
          </w:p>
        </w:tc>
      </w:tr>
    </w:tbl>
    <w:p w14:paraId="7B2261FA" w14:textId="1971B039" w:rsidR="00623EF9" w:rsidDel="00566976" w:rsidRDefault="00623EF9" w:rsidP="00405C97">
      <w:pPr>
        <w:pStyle w:val="Heading3"/>
        <w:rPr>
          <w:del w:id="642" w:author="Sophie Emilie Søborg Agger" w:date="2020-08-24T11:24:00Z"/>
        </w:rPr>
      </w:pPr>
      <w:del w:id="643" w:author="Sophie Emilie Søborg Agger" w:date="2020-07-22T14:14:00Z">
        <w:r w:rsidDel="00BE6E29">
          <w:delText>Genes associated with disease</w:delText>
        </w:r>
      </w:del>
    </w:p>
    <w:p w14:paraId="7115AD6D" w14:textId="7A339228" w:rsidR="00623EF9" w:rsidDel="00980AEF" w:rsidRDefault="00623EF9" w:rsidP="00623EF9">
      <w:pPr>
        <w:rPr>
          <w:del w:id="644" w:author="Sophie Emilie Søborg Agger" w:date="2020-07-22T12:52:00Z"/>
        </w:rPr>
      </w:pPr>
      <w:del w:id="645" w:author="Sophie Emilie Søborg Agger" w:date="2020-07-22T12:52:00Z">
        <w:r w:rsidDel="00980AEF">
          <w:delText>7 SNPs with a Z(F</w:delText>
        </w:r>
        <w:r w:rsidDel="00980AEF">
          <w:rPr>
            <w:vertAlign w:val="subscript"/>
          </w:rPr>
          <w:delText>ST</w:delText>
        </w:r>
        <w:r w:rsidDel="00980AEF">
          <w:delText>) ≥ 5 was found in the gene CHD7 and 1 was found in the gene AKAP9 (</w:delText>
        </w:r>
        <w:r w:rsidDel="00980AEF">
          <w:fldChar w:fldCharType="begin"/>
        </w:r>
        <w:r w:rsidDel="00980AEF">
          <w:delInstrText xml:space="preserve"> REF _Ref43800818 \h </w:delInstrText>
        </w:r>
        <w:r w:rsidDel="00980AEF">
          <w:fldChar w:fldCharType="separate"/>
        </w:r>
      </w:del>
      <w:del w:id="646" w:author="Sophie Emilie Søborg Agger" w:date="2020-07-13T10:28:00Z">
        <w:r w:rsidDel="00412439">
          <w:delText xml:space="preserve">Table </w:delText>
        </w:r>
        <w:r w:rsidDel="00412439">
          <w:rPr>
            <w:noProof/>
          </w:rPr>
          <w:delText>3</w:delText>
        </w:r>
      </w:del>
      <w:del w:id="647" w:author="Sophie Emilie Søborg Agger" w:date="2020-07-22T12:52:00Z">
        <w:r w:rsidDel="00980AEF">
          <w:fldChar w:fldCharType="end"/>
        </w:r>
        <w:r w:rsidDel="00980AEF">
          <w:delText>). All variants were intron variants</w:delText>
        </w:r>
      </w:del>
      <w:del w:id="648" w:author="Sophie Emilie Søborg Agger" w:date="2020-07-13T10:28:00Z">
        <w:r w:rsidR="004879E5" w:rsidDel="00412439">
          <w:delText xml:space="preserve"> compared with the iDog dataset</w:delText>
        </w:r>
      </w:del>
    </w:p>
    <w:p w14:paraId="67AB274E" w14:textId="39823873" w:rsidR="00623EF9" w:rsidRPr="00BD6BC8" w:rsidDel="00566976" w:rsidRDefault="00623EF9" w:rsidP="00623EF9">
      <w:pPr>
        <w:rPr>
          <w:del w:id="649" w:author="Sophie Emilie Søborg Agger" w:date="2020-08-24T11:24:00Z"/>
          <w:rFonts w:ascii="Calibri" w:eastAsia="Times New Roman" w:hAnsi="Calibri" w:cs="Calibri"/>
          <w:color w:val="000000"/>
          <w:sz w:val="16"/>
          <w:szCs w:val="16"/>
        </w:rPr>
      </w:pPr>
    </w:p>
    <w:p w14:paraId="2C0FCD27" w14:textId="6D3D1BF8" w:rsidR="00623EF9" w:rsidRPr="006007AB" w:rsidDel="00566976" w:rsidRDefault="00623EF9" w:rsidP="00623EF9">
      <w:pPr>
        <w:pStyle w:val="Caption"/>
        <w:keepNext/>
        <w:rPr>
          <w:del w:id="650" w:author="Sophie Emilie Søborg Agger" w:date="2020-08-24T11:24:00Z"/>
        </w:rPr>
      </w:pPr>
      <w:bookmarkStart w:id="651" w:name="_Ref43800818"/>
      <w:del w:id="652" w:author="Sophie Emilie Søborg Agger" w:date="2020-08-24T11:24:00Z">
        <w:r w:rsidDel="00566976">
          <w:delText xml:space="preserve">Table </w:delText>
        </w:r>
        <w:r w:rsidDel="00566976">
          <w:fldChar w:fldCharType="begin"/>
        </w:r>
        <w:r w:rsidDel="00566976">
          <w:delInstrText xml:space="preserve"> SEQ Table \* ARABIC </w:delInstrText>
        </w:r>
        <w:r w:rsidDel="00566976">
          <w:fldChar w:fldCharType="separate"/>
        </w:r>
      </w:del>
      <w:del w:id="653" w:author="Sophie Emilie Søborg Agger" w:date="2020-07-12T18:47:00Z">
        <w:r w:rsidDel="006007AB">
          <w:rPr>
            <w:noProof/>
          </w:rPr>
          <w:delText>3</w:delText>
        </w:r>
      </w:del>
      <w:del w:id="654" w:author="Sophie Emilie Søborg Agger" w:date="2020-08-24T11:24:00Z">
        <w:r w:rsidDel="00566976">
          <w:fldChar w:fldCharType="end"/>
        </w:r>
        <w:bookmarkEnd w:id="651"/>
      </w:del>
    </w:p>
    <w:tbl>
      <w:tblPr>
        <w:tblStyle w:val="GridTable4-Accent1"/>
        <w:tblW w:w="9918" w:type="dxa"/>
        <w:tblLayout w:type="fixed"/>
        <w:tblLook w:val="04A0" w:firstRow="1" w:lastRow="0" w:firstColumn="1" w:lastColumn="0" w:noHBand="0" w:noVBand="1"/>
        <w:tblPrChange w:id="655" w:author="Sophie Emilie Søborg Agger" w:date="2020-07-12T18:50:00Z">
          <w:tblPr>
            <w:tblStyle w:val="GridTable4-Accent1"/>
            <w:tblW w:w="9621" w:type="dxa"/>
            <w:tblLayout w:type="fixed"/>
            <w:tblLook w:val="04A0" w:firstRow="1" w:lastRow="0" w:firstColumn="1" w:lastColumn="0" w:noHBand="0" w:noVBand="1"/>
          </w:tblPr>
        </w:tblPrChange>
      </w:tblPr>
      <w:tblGrid>
        <w:gridCol w:w="1270"/>
        <w:gridCol w:w="1189"/>
        <w:gridCol w:w="728"/>
        <w:gridCol w:w="1357"/>
        <w:gridCol w:w="580"/>
        <w:gridCol w:w="643"/>
        <w:gridCol w:w="580"/>
        <w:gridCol w:w="781"/>
        <w:gridCol w:w="50"/>
        <w:gridCol w:w="1507"/>
        <w:gridCol w:w="50"/>
        <w:gridCol w:w="492"/>
        <w:gridCol w:w="691"/>
        <w:tblGridChange w:id="656">
          <w:tblGrid>
            <w:gridCol w:w="1270"/>
            <w:gridCol w:w="1"/>
            <w:gridCol w:w="1188"/>
            <w:gridCol w:w="2"/>
            <w:gridCol w:w="726"/>
            <w:gridCol w:w="2"/>
            <w:gridCol w:w="1355"/>
            <w:gridCol w:w="2"/>
            <w:gridCol w:w="578"/>
            <w:gridCol w:w="2"/>
            <w:gridCol w:w="641"/>
            <w:gridCol w:w="2"/>
            <w:gridCol w:w="578"/>
            <w:gridCol w:w="582"/>
            <w:gridCol w:w="199"/>
            <w:gridCol w:w="1359"/>
            <w:gridCol w:w="198"/>
            <w:gridCol w:w="542"/>
            <w:gridCol w:w="394"/>
            <w:gridCol w:w="297"/>
          </w:tblGrid>
        </w:tblGridChange>
      </w:tblGrid>
      <w:tr w:rsidR="00623EF9" w:rsidRPr="00BD6BC8" w:rsidDel="00980AEF" w14:paraId="5C1CE035" w14:textId="7C606BE3" w:rsidTr="006007AB">
        <w:trPr>
          <w:cnfStyle w:val="100000000000" w:firstRow="1" w:lastRow="0" w:firstColumn="0" w:lastColumn="0" w:oddVBand="0" w:evenVBand="0" w:oddHBand="0" w:evenHBand="0" w:firstRowFirstColumn="0" w:firstRowLastColumn="0" w:lastRowFirstColumn="0" w:lastRowLastColumn="0"/>
          <w:trHeight w:val="188"/>
          <w:del w:id="657" w:author="Sophie Emilie Søborg Agger" w:date="2020-07-22T12:52:00Z"/>
          <w:trPrChange w:id="658" w:author="Sophie Emilie Søborg Agger" w:date="2020-07-12T18:50:00Z">
            <w:trPr>
              <w:gridAfter w:val="0"/>
              <w:trHeight w:val="188"/>
            </w:trPr>
          </w:trPrChange>
        </w:trPr>
        <w:tc>
          <w:tcPr>
            <w:cnfStyle w:val="001000000000" w:firstRow="0" w:lastRow="0" w:firstColumn="1" w:lastColumn="0" w:oddVBand="0" w:evenVBand="0" w:oddHBand="0" w:evenHBand="0" w:firstRowFirstColumn="0" w:firstRowLastColumn="0" w:lastRowFirstColumn="0" w:lastRowLastColumn="0"/>
            <w:tcW w:w="1270" w:type="dxa"/>
            <w:noWrap/>
            <w:hideMark/>
            <w:tcPrChange w:id="659" w:author="Sophie Emilie Søborg Agger" w:date="2020-07-12T18:50:00Z">
              <w:tcPr>
                <w:tcW w:w="1271" w:type="dxa"/>
                <w:gridSpan w:val="2"/>
                <w:noWrap/>
                <w:hideMark/>
              </w:tcPr>
            </w:tcPrChange>
          </w:tcPr>
          <w:p w14:paraId="753E27A2" w14:textId="277AF64E" w:rsidR="00623EF9" w:rsidRPr="00362AD0" w:rsidDel="00980AEF" w:rsidRDefault="00623EF9" w:rsidP="00EB038B">
            <w:pPr>
              <w:cnfStyle w:val="101000000000" w:firstRow="1" w:lastRow="0" w:firstColumn="1" w:lastColumn="0" w:oddVBand="0" w:evenVBand="0" w:oddHBand="0" w:evenHBand="0" w:firstRowFirstColumn="0" w:firstRowLastColumn="0" w:lastRowFirstColumn="0" w:lastRowLastColumn="0"/>
              <w:rPr>
                <w:del w:id="660" w:author="Sophie Emilie Søborg Agger" w:date="2020-07-22T12:52:00Z"/>
                <w:rFonts w:ascii="Calibri" w:eastAsia="Times New Roman" w:hAnsi="Calibri" w:cs="Calibri"/>
                <w:color w:val="000000"/>
                <w:sz w:val="16"/>
                <w:szCs w:val="16"/>
                <w:rPrChange w:id="661" w:author="Sophie Emilie Søborg Agger" w:date="2020-07-27T12:01:00Z">
                  <w:rPr>
                    <w:del w:id="662" w:author="Sophie Emilie Søborg Agger" w:date="2020-07-22T12:52:00Z"/>
                    <w:rFonts w:ascii="Calibri" w:eastAsia="Times New Roman" w:hAnsi="Calibri" w:cs="Calibri"/>
                    <w:color w:val="000000"/>
                    <w:sz w:val="16"/>
                    <w:szCs w:val="16"/>
                    <w:lang w:val="da-DK"/>
                  </w:rPr>
                </w:rPrChange>
              </w:rPr>
            </w:pPr>
            <w:del w:id="663" w:author="Sophie Emilie Søborg Agger" w:date="2020-07-22T12:52:00Z">
              <w:r w:rsidRPr="00362AD0" w:rsidDel="00980AEF">
                <w:rPr>
                  <w:rFonts w:ascii="Calibri" w:eastAsia="Times New Roman" w:hAnsi="Calibri" w:cs="Calibri"/>
                  <w:color w:val="000000"/>
                  <w:sz w:val="16"/>
                  <w:szCs w:val="16"/>
                  <w:rPrChange w:id="664" w:author="Sophie Emilie Søborg Agger" w:date="2020-07-27T12:01:00Z">
                    <w:rPr>
                      <w:rFonts w:ascii="Calibri" w:eastAsia="Times New Roman" w:hAnsi="Calibri" w:cs="Calibri"/>
                      <w:color w:val="000000"/>
                      <w:sz w:val="16"/>
                      <w:szCs w:val="16"/>
                      <w:lang w:val="da-DK"/>
                    </w:rPr>
                  </w:rPrChange>
                </w:rPr>
                <w:delText>Disease</w:delText>
              </w:r>
            </w:del>
          </w:p>
        </w:tc>
        <w:tc>
          <w:tcPr>
            <w:tcW w:w="1189" w:type="dxa"/>
            <w:noWrap/>
            <w:hideMark/>
            <w:tcPrChange w:id="665" w:author="Sophie Emilie Søborg Agger" w:date="2020-07-12T18:50:00Z">
              <w:tcPr>
                <w:tcW w:w="1190" w:type="dxa"/>
                <w:gridSpan w:val="2"/>
                <w:noWrap/>
                <w:hideMark/>
              </w:tcPr>
            </w:tcPrChange>
          </w:tcPr>
          <w:p w14:paraId="6C836337" w14:textId="3347C5DC" w:rsidR="00623EF9" w:rsidRPr="00362AD0" w:rsidDel="00980AEF" w:rsidRDefault="00623EF9" w:rsidP="00EB038B">
            <w:pPr>
              <w:cnfStyle w:val="100000000000" w:firstRow="1" w:lastRow="0" w:firstColumn="0" w:lastColumn="0" w:oddVBand="0" w:evenVBand="0" w:oddHBand="0" w:evenHBand="0" w:firstRowFirstColumn="0" w:firstRowLastColumn="0" w:lastRowFirstColumn="0" w:lastRowLastColumn="0"/>
              <w:rPr>
                <w:del w:id="666" w:author="Sophie Emilie Søborg Agger" w:date="2020-07-22T12:52:00Z"/>
                <w:rFonts w:ascii="Calibri" w:eastAsia="Times New Roman" w:hAnsi="Calibri" w:cs="Calibri"/>
                <w:color w:val="000000"/>
                <w:sz w:val="16"/>
                <w:szCs w:val="16"/>
                <w:rPrChange w:id="667" w:author="Sophie Emilie Søborg Agger" w:date="2020-07-27T12:01:00Z">
                  <w:rPr>
                    <w:del w:id="668" w:author="Sophie Emilie Søborg Agger" w:date="2020-07-22T12:52:00Z"/>
                    <w:rFonts w:ascii="Calibri" w:eastAsia="Times New Roman" w:hAnsi="Calibri" w:cs="Calibri"/>
                    <w:color w:val="000000"/>
                    <w:sz w:val="16"/>
                    <w:szCs w:val="16"/>
                    <w:lang w:val="da-DK"/>
                  </w:rPr>
                </w:rPrChange>
              </w:rPr>
            </w:pPr>
            <w:del w:id="669" w:author="Sophie Emilie Søborg Agger" w:date="2020-07-22T12:52:00Z">
              <w:r w:rsidRPr="00362AD0" w:rsidDel="00980AEF">
                <w:rPr>
                  <w:rFonts w:ascii="Calibri" w:eastAsia="Times New Roman" w:hAnsi="Calibri" w:cs="Calibri"/>
                  <w:color w:val="000000"/>
                  <w:sz w:val="16"/>
                  <w:szCs w:val="16"/>
                  <w:rPrChange w:id="670" w:author="Sophie Emilie Søborg Agger" w:date="2020-07-27T12:01:00Z">
                    <w:rPr>
                      <w:rFonts w:ascii="Calibri" w:eastAsia="Times New Roman" w:hAnsi="Calibri" w:cs="Calibri"/>
                      <w:color w:val="000000"/>
                      <w:sz w:val="16"/>
                      <w:szCs w:val="16"/>
                      <w:lang w:val="da-DK"/>
                    </w:rPr>
                  </w:rPrChange>
                </w:rPr>
                <w:delText>Type</w:delText>
              </w:r>
            </w:del>
          </w:p>
        </w:tc>
        <w:tc>
          <w:tcPr>
            <w:tcW w:w="0" w:type="dxa"/>
            <w:noWrap/>
            <w:hideMark/>
            <w:tcPrChange w:id="671" w:author="Sophie Emilie Søborg Agger" w:date="2020-07-12T18:50:00Z">
              <w:tcPr>
                <w:tcW w:w="728" w:type="dxa"/>
                <w:gridSpan w:val="2"/>
                <w:noWrap/>
                <w:hideMark/>
              </w:tcPr>
            </w:tcPrChange>
          </w:tcPr>
          <w:p w14:paraId="07822E71" w14:textId="637E5340" w:rsidR="00623EF9" w:rsidRPr="00362AD0" w:rsidDel="00980AEF" w:rsidRDefault="00623EF9" w:rsidP="00EB038B">
            <w:pPr>
              <w:cnfStyle w:val="100000000000" w:firstRow="1" w:lastRow="0" w:firstColumn="0" w:lastColumn="0" w:oddVBand="0" w:evenVBand="0" w:oddHBand="0" w:evenHBand="0" w:firstRowFirstColumn="0" w:firstRowLastColumn="0" w:lastRowFirstColumn="0" w:lastRowLastColumn="0"/>
              <w:rPr>
                <w:del w:id="672" w:author="Sophie Emilie Søborg Agger" w:date="2020-07-22T12:52:00Z"/>
                <w:rFonts w:ascii="Calibri" w:eastAsia="Times New Roman" w:hAnsi="Calibri" w:cs="Calibri"/>
                <w:color w:val="000000"/>
                <w:sz w:val="16"/>
                <w:szCs w:val="16"/>
                <w:rPrChange w:id="673" w:author="Sophie Emilie Søborg Agger" w:date="2020-07-27T12:01:00Z">
                  <w:rPr>
                    <w:del w:id="674" w:author="Sophie Emilie Søborg Agger" w:date="2020-07-22T12:52:00Z"/>
                    <w:rFonts w:ascii="Calibri" w:eastAsia="Times New Roman" w:hAnsi="Calibri" w:cs="Calibri"/>
                    <w:color w:val="000000"/>
                    <w:sz w:val="16"/>
                    <w:szCs w:val="16"/>
                    <w:lang w:val="da-DK"/>
                  </w:rPr>
                </w:rPrChange>
              </w:rPr>
            </w:pPr>
            <w:del w:id="675" w:author="Sophie Emilie Søborg Agger" w:date="2020-07-22T12:52:00Z">
              <w:r w:rsidRPr="00362AD0" w:rsidDel="00980AEF">
                <w:rPr>
                  <w:rFonts w:ascii="Calibri" w:eastAsia="Times New Roman" w:hAnsi="Calibri" w:cs="Calibri"/>
                  <w:color w:val="000000"/>
                  <w:sz w:val="16"/>
                  <w:szCs w:val="16"/>
                  <w:rPrChange w:id="676" w:author="Sophie Emilie Søborg Agger" w:date="2020-07-27T12:01:00Z">
                    <w:rPr>
                      <w:rFonts w:ascii="Calibri" w:eastAsia="Times New Roman" w:hAnsi="Calibri" w:cs="Calibri"/>
                      <w:color w:val="000000"/>
                      <w:sz w:val="16"/>
                      <w:szCs w:val="16"/>
                      <w:lang w:val="da-DK"/>
                    </w:rPr>
                  </w:rPrChange>
                </w:rPr>
                <w:delText>Gene</w:delText>
              </w:r>
            </w:del>
          </w:p>
        </w:tc>
        <w:tc>
          <w:tcPr>
            <w:tcW w:w="0" w:type="dxa"/>
            <w:noWrap/>
            <w:hideMark/>
            <w:tcPrChange w:id="677" w:author="Sophie Emilie Søborg Agger" w:date="2020-07-12T18:50:00Z">
              <w:tcPr>
                <w:tcW w:w="1357" w:type="dxa"/>
                <w:gridSpan w:val="2"/>
                <w:noWrap/>
                <w:hideMark/>
              </w:tcPr>
            </w:tcPrChange>
          </w:tcPr>
          <w:p w14:paraId="283C6976" w14:textId="004C9F49" w:rsidR="00623EF9" w:rsidRPr="00362AD0" w:rsidDel="00980AEF" w:rsidRDefault="00623EF9" w:rsidP="00EB038B">
            <w:pPr>
              <w:cnfStyle w:val="100000000000" w:firstRow="1" w:lastRow="0" w:firstColumn="0" w:lastColumn="0" w:oddVBand="0" w:evenVBand="0" w:oddHBand="0" w:evenHBand="0" w:firstRowFirstColumn="0" w:firstRowLastColumn="0" w:lastRowFirstColumn="0" w:lastRowLastColumn="0"/>
              <w:rPr>
                <w:del w:id="678" w:author="Sophie Emilie Søborg Agger" w:date="2020-07-22T12:52:00Z"/>
                <w:rFonts w:ascii="Calibri" w:eastAsia="Times New Roman" w:hAnsi="Calibri" w:cs="Calibri"/>
                <w:color w:val="000000"/>
                <w:sz w:val="16"/>
                <w:szCs w:val="16"/>
                <w:rPrChange w:id="679" w:author="Sophie Emilie Søborg Agger" w:date="2020-07-27T12:01:00Z">
                  <w:rPr>
                    <w:del w:id="680" w:author="Sophie Emilie Søborg Agger" w:date="2020-07-22T12:52:00Z"/>
                    <w:rFonts w:ascii="Calibri" w:eastAsia="Times New Roman" w:hAnsi="Calibri" w:cs="Calibri"/>
                    <w:color w:val="000000"/>
                    <w:sz w:val="16"/>
                    <w:szCs w:val="16"/>
                    <w:lang w:val="da-DK"/>
                  </w:rPr>
                </w:rPrChange>
              </w:rPr>
            </w:pPr>
            <w:del w:id="681" w:author="Sophie Emilie Søborg Agger" w:date="2020-07-22T12:52:00Z">
              <w:r w:rsidRPr="00362AD0" w:rsidDel="00980AEF">
                <w:rPr>
                  <w:rFonts w:ascii="Calibri" w:eastAsia="Times New Roman" w:hAnsi="Calibri" w:cs="Calibri"/>
                  <w:color w:val="000000"/>
                  <w:sz w:val="16"/>
                  <w:szCs w:val="16"/>
                  <w:rPrChange w:id="682" w:author="Sophie Emilie Søborg Agger" w:date="2020-07-27T12:01:00Z">
                    <w:rPr>
                      <w:rFonts w:ascii="Calibri" w:eastAsia="Times New Roman" w:hAnsi="Calibri" w:cs="Calibri"/>
                      <w:color w:val="000000"/>
                      <w:sz w:val="16"/>
                      <w:szCs w:val="16"/>
                      <w:lang w:val="da-DK"/>
                    </w:rPr>
                  </w:rPrChange>
                </w:rPr>
                <w:delText>Location</w:delText>
              </w:r>
            </w:del>
          </w:p>
        </w:tc>
        <w:tc>
          <w:tcPr>
            <w:tcW w:w="0" w:type="dxa"/>
            <w:noWrap/>
            <w:hideMark/>
            <w:tcPrChange w:id="683" w:author="Sophie Emilie Søborg Agger" w:date="2020-07-12T18:50:00Z">
              <w:tcPr>
                <w:tcW w:w="580" w:type="dxa"/>
                <w:gridSpan w:val="2"/>
                <w:noWrap/>
                <w:hideMark/>
              </w:tcPr>
            </w:tcPrChange>
          </w:tcPr>
          <w:p w14:paraId="30A6A77D" w14:textId="16876F9D" w:rsidR="00623EF9" w:rsidRPr="00362AD0" w:rsidDel="00980AEF" w:rsidRDefault="00623EF9" w:rsidP="00EB038B">
            <w:pPr>
              <w:cnfStyle w:val="100000000000" w:firstRow="1" w:lastRow="0" w:firstColumn="0" w:lastColumn="0" w:oddVBand="0" w:evenVBand="0" w:oddHBand="0" w:evenHBand="0" w:firstRowFirstColumn="0" w:firstRowLastColumn="0" w:lastRowFirstColumn="0" w:lastRowLastColumn="0"/>
              <w:rPr>
                <w:del w:id="684" w:author="Sophie Emilie Søborg Agger" w:date="2020-07-22T12:52:00Z"/>
                <w:rFonts w:ascii="Calibri" w:eastAsia="Times New Roman" w:hAnsi="Calibri" w:cs="Calibri"/>
                <w:color w:val="000000"/>
                <w:sz w:val="16"/>
                <w:szCs w:val="16"/>
                <w:rPrChange w:id="685" w:author="Sophie Emilie Søborg Agger" w:date="2020-07-27T12:01:00Z">
                  <w:rPr>
                    <w:del w:id="686" w:author="Sophie Emilie Søborg Agger" w:date="2020-07-22T12:52:00Z"/>
                    <w:rFonts w:ascii="Calibri" w:eastAsia="Times New Roman" w:hAnsi="Calibri" w:cs="Calibri"/>
                    <w:color w:val="000000"/>
                    <w:sz w:val="16"/>
                    <w:szCs w:val="16"/>
                    <w:lang w:val="da-DK"/>
                  </w:rPr>
                </w:rPrChange>
              </w:rPr>
            </w:pPr>
            <w:del w:id="687" w:author="Sophie Emilie Søborg Agger" w:date="2020-07-22T12:52:00Z">
              <w:r w:rsidRPr="00362AD0" w:rsidDel="00980AEF">
                <w:rPr>
                  <w:rFonts w:ascii="Calibri" w:eastAsia="Times New Roman" w:hAnsi="Calibri" w:cs="Calibri"/>
                  <w:color w:val="000000"/>
                  <w:sz w:val="16"/>
                  <w:szCs w:val="16"/>
                  <w:rPrChange w:id="688" w:author="Sophie Emilie Søborg Agger" w:date="2020-07-27T12:01:00Z">
                    <w:rPr>
                      <w:rFonts w:ascii="Calibri" w:eastAsia="Times New Roman" w:hAnsi="Calibri" w:cs="Calibri"/>
                      <w:color w:val="000000"/>
                      <w:sz w:val="16"/>
                      <w:szCs w:val="16"/>
                      <w:lang w:val="da-DK"/>
                    </w:rPr>
                  </w:rPrChange>
                </w:rPr>
                <w:delText>FST</w:delText>
              </w:r>
            </w:del>
          </w:p>
        </w:tc>
        <w:tc>
          <w:tcPr>
            <w:tcW w:w="0" w:type="dxa"/>
            <w:noWrap/>
            <w:hideMark/>
            <w:tcPrChange w:id="689" w:author="Sophie Emilie Søborg Agger" w:date="2020-07-12T18:50:00Z">
              <w:tcPr>
                <w:tcW w:w="643" w:type="dxa"/>
                <w:gridSpan w:val="2"/>
                <w:noWrap/>
                <w:hideMark/>
              </w:tcPr>
            </w:tcPrChange>
          </w:tcPr>
          <w:p w14:paraId="0474352A" w14:textId="64E5AD1E" w:rsidR="00623EF9" w:rsidRPr="00362AD0" w:rsidDel="00980AEF" w:rsidRDefault="00623EF9" w:rsidP="00EB038B">
            <w:pPr>
              <w:cnfStyle w:val="100000000000" w:firstRow="1" w:lastRow="0" w:firstColumn="0" w:lastColumn="0" w:oddVBand="0" w:evenVBand="0" w:oddHBand="0" w:evenHBand="0" w:firstRowFirstColumn="0" w:firstRowLastColumn="0" w:lastRowFirstColumn="0" w:lastRowLastColumn="0"/>
              <w:rPr>
                <w:del w:id="690" w:author="Sophie Emilie Søborg Agger" w:date="2020-07-22T12:52:00Z"/>
                <w:rFonts w:ascii="Calibri" w:eastAsia="Times New Roman" w:hAnsi="Calibri" w:cs="Calibri"/>
                <w:color w:val="000000"/>
                <w:sz w:val="16"/>
                <w:szCs w:val="16"/>
                <w:rPrChange w:id="691" w:author="Sophie Emilie Søborg Agger" w:date="2020-07-27T12:01:00Z">
                  <w:rPr>
                    <w:del w:id="692" w:author="Sophie Emilie Søborg Agger" w:date="2020-07-22T12:52:00Z"/>
                    <w:rFonts w:ascii="Calibri" w:eastAsia="Times New Roman" w:hAnsi="Calibri" w:cs="Calibri"/>
                    <w:color w:val="000000"/>
                    <w:sz w:val="16"/>
                    <w:szCs w:val="16"/>
                    <w:lang w:val="da-DK"/>
                  </w:rPr>
                </w:rPrChange>
              </w:rPr>
            </w:pPr>
            <w:del w:id="693" w:author="Sophie Emilie Søborg Agger" w:date="2020-07-22T12:52:00Z">
              <w:r w:rsidRPr="00362AD0" w:rsidDel="00980AEF">
                <w:rPr>
                  <w:rFonts w:ascii="Calibri" w:eastAsia="Times New Roman" w:hAnsi="Calibri" w:cs="Calibri"/>
                  <w:color w:val="000000"/>
                  <w:sz w:val="16"/>
                  <w:szCs w:val="16"/>
                  <w:rPrChange w:id="694" w:author="Sophie Emilie Søborg Agger" w:date="2020-07-27T12:01:00Z">
                    <w:rPr>
                      <w:rFonts w:ascii="Calibri" w:eastAsia="Times New Roman" w:hAnsi="Calibri" w:cs="Calibri"/>
                      <w:color w:val="000000"/>
                      <w:sz w:val="16"/>
                      <w:szCs w:val="16"/>
                      <w:lang w:val="da-DK"/>
                    </w:rPr>
                  </w:rPrChange>
                </w:rPr>
                <w:delText>Z(F</w:delText>
              </w:r>
              <w:r w:rsidRPr="00362AD0" w:rsidDel="00980AEF">
                <w:rPr>
                  <w:rFonts w:ascii="Calibri" w:eastAsia="Times New Roman" w:hAnsi="Calibri" w:cs="Calibri"/>
                  <w:color w:val="000000"/>
                  <w:sz w:val="16"/>
                  <w:szCs w:val="16"/>
                  <w:vertAlign w:val="subscript"/>
                  <w:rPrChange w:id="695" w:author="Sophie Emilie Søborg Agger" w:date="2020-07-27T12:01:00Z">
                    <w:rPr>
                      <w:rFonts w:ascii="Calibri" w:eastAsia="Times New Roman" w:hAnsi="Calibri" w:cs="Calibri"/>
                      <w:color w:val="000000"/>
                      <w:sz w:val="16"/>
                      <w:szCs w:val="16"/>
                      <w:vertAlign w:val="subscript"/>
                      <w:lang w:val="da-DK"/>
                    </w:rPr>
                  </w:rPrChange>
                </w:rPr>
                <w:delText>ST</w:delText>
              </w:r>
              <w:r w:rsidRPr="00362AD0" w:rsidDel="00980AEF">
                <w:rPr>
                  <w:rFonts w:ascii="Calibri" w:eastAsia="Times New Roman" w:hAnsi="Calibri" w:cs="Calibri"/>
                  <w:color w:val="000000"/>
                  <w:sz w:val="16"/>
                  <w:szCs w:val="16"/>
                  <w:rPrChange w:id="696" w:author="Sophie Emilie Søborg Agger" w:date="2020-07-27T12:01:00Z">
                    <w:rPr>
                      <w:rFonts w:ascii="Calibri" w:eastAsia="Times New Roman" w:hAnsi="Calibri" w:cs="Calibri"/>
                      <w:color w:val="000000"/>
                      <w:sz w:val="16"/>
                      <w:szCs w:val="16"/>
                      <w:lang w:val="da-DK"/>
                    </w:rPr>
                  </w:rPrChange>
                </w:rPr>
                <w:delText>)</w:delText>
              </w:r>
            </w:del>
          </w:p>
        </w:tc>
        <w:tc>
          <w:tcPr>
            <w:tcW w:w="1411" w:type="dxa"/>
            <w:gridSpan w:val="3"/>
            <w:noWrap/>
            <w:hideMark/>
            <w:tcPrChange w:id="697" w:author="Sophie Emilie Søborg Agger" w:date="2020-07-12T18:50:00Z">
              <w:tcPr>
                <w:tcW w:w="1160" w:type="dxa"/>
                <w:gridSpan w:val="2"/>
                <w:noWrap/>
                <w:hideMark/>
              </w:tcPr>
            </w:tcPrChange>
          </w:tcPr>
          <w:p w14:paraId="79283C0F" w14:textId="62964EAC" w:rsidR="00623EF9" w:rsidRPr="00362AD0" w:rsidDel="00980AEF" w:rsidRDefault="00623EF9" w:rsidP="00EB038B">
            <w:pPr>
              <w:jc w:val="center"/>
              <w:cnfStyle w:val="100000000000" w:firstRow="1" w:lastRow="0" w:firstColumn="0" w:lastColumn="0" w:oddVBand="0" w:evenVBand="0" w:oddHBand="0" w:evenHBand="0" w:firstRowFirstColumn="0" w:firstRowLastColumn="0" w:lastRowFirstColumn="0" w:lastRowLastColumn="0"/>
              <w:rPr>
                <w:del w:id="698" w:author="Sophie Emilie Søborg Agger" w:date="2020-07-22T12:52:00Z"/>
                <w:rFonts w:ascii="Calibri" w:eastAsia="Times New Roman" w:hAnsi="Calibri" w:cs="Calibri"/>
                <w:b w:val="0"/>
                <w:bCs w:val="0"/>
                <w:color w:val="000000"/>
                <w:sz w:val="16"/>
                <w:szCs w:val="16"/>
                <w:rPrChange w:id="699" w:author="Sophie Emilie Søborg Agger" w:date="2020-07-27T12:01:00Z">
                  <w:rPr>
                    <w:del w:id="700" w:author="Sophie Emilie Søborg Agger" w:date="2020-07-22T12:52:00Z"/>
                    <w:rFonts w:ascii="Calibri" w:eastAsia="Times New Roman" w:hAnsi="Calibri" w:cs="Calibri"/>
                    <w:b w:val="0"/>
                    <w:bCs w:val="0"/>
                    <w:color w:val="000000"/>
                    <w:sz w:val="16"/>
                    <w:szCs w:val="16"/>
                    <w:lang w:val="da-DK"/>
                  </w:rPr>
                </w:rPrChange>
              </w:rPr>
            </w:pPr>
            <w:del w:id="701" w:author="Sophie Emilie Søborg Agger" w:date="2020-07-22T12:52:00Z">
              <w:r w:rsidRPr="00362AD0" w:rsidDel="00980AEF">
                <w:rPr>
                  <w:rFonts w:ascii="Calibri" w:eastAsia="Times New Roman" w:hAnsi="Calibri" w:cs="Calibri"/>
                  <w:color w:val="000000"/>
                  <w:sz w:val="16"/>
                  <w:szCs w:val="16"/>
                  <w:rPrChange w:id="702" w:author="Sophie Emilie Søborg Agger" w:date="2020-07-27T12:01:00Z">
                    <w:rPr>
                      <w:rFonts w:ascii="Calibri" w:eastAsia="Times New Roman" w:hAnsi="Calibri" w:cs="Calibri"/>
                      <w:color w:val="000000"/>
                      <w:sz w:val="16"/>
                      <w:szCs w:val="16"/>
                      <w:lang w:val="da-DK"/>
                    </w:rPr>
                  </w:rPrChange>
                </w:rPr>
                <w:delText>MAF</w:delText>
              </w:r>
            </w:del>
          </w:p>
        </w:tc>
        <w:tc>
          <w:tcPr>
            <w:tcW w:w="1557" w:type="dxa"/>
            <w:gridSpan w:val="2"/>
            <w:noWrap/>
            <w:hideMark/>
            <w:tcPrChange w:id="703" w:author="Sophie Emilie Søborg Agger" w:date="2020-07-12T18:50:00Z">
              <w:tcPr>
                <w:tcW w:w="1558" w:type="dxa"/>
                <w:gridSpan w:val="2"/>
                <w:noWrap/>
                <w:hideMark/>
              </w:tcPr>
            </w:tcPrChange>
          </w:tcPr>
          <w:p w14:paraId="1795074F" w14:textId="3B54FDF7" w:rsidR="00623EF9" w:rsidRPr="00362AD0" w:rsidDel="00980AEF" w:rsidRDefault="00623EF9" w:rsidP="00EB038B">
            <w:pPr>
              <w:cnfStyle w:val="100000000000" w:firstRow="1" w:lastRow="0" w:firstColumn="0" w:lastColumn="0" w:oddVBand="0" w:evenVBand="0" w:oddHBand="0" w:evenHBand="0" w:firstRowFirstColumn="0" w:firstRowLastColumn="0" w:lastRowFirstColumn="0" w:lastRowLastColumn="0"/>
              <w:rPr>
                <w:del w:id="704" w:author="Sophie Emilie Søborg Agger" w:date="2020-07-22T12:52:00Z"/>
                <w:rFonts w:ascii="Calibri" w:eastAsia="Times New Roman" w:hAnsi="Calibri" w:cs="Calibri"/>
                <w:color w:val="000000"/>
                <w:sz w:val="16"/>
                <w:szCs w:val="16"/>
                <w:rPrChange w:id="705" w:author="Sophie Emilie Søborg Agger" w:date="2020-07-27T12:01:00Z">
                  <w:rPr>
                    <w:del w:id="706" w:author="Sophie Emilie Søborg Agger" w:date="2020-07-22T12:52:00Z"/>
                    <w:rFonts w:ascii="Calibri" w:eastAsia="Times New Roman" w:hAnsi="Calibri" w:cs="Calibri"/>
                    <w:color w:val="000000"/>
                    <w:sz w:val="16"/>
                    <w:szCs w:val="16"/>
                    <w:lang w:val="da-DK"/>
                  </w:rPr>
                </w:rPrChange>
              </w:rPr>
            </w:pPr>
            <w:del w:id="707" w:author="Sophie Emilie Søborg Agger" w:date="2020-07-22T12:52:00Z">
              <w:r w:rsidRPr="00362AD0" w:rsidDel="00980AEF">
                <w:rPr>
                  <w:rFonts w:ascii="Calibri" w:eastAsia="Times New Roman" w:hAnsi="Calibri" w:cs="Calibri"/>
                  <w:color w:val="000000"/>
                  <w:sz w:val="16"/>
                  <w:szCs w:val="16"/>
                  <w:rPrChange w:id="708" w:author="Sophie Emilie Søborg Agger" w:date="2020-07-27T12:01:00Z">
                    <w:rPr>
                      <w:rFonts w:ascii="Calibri" w:eastAsia="Times New Roman" w:hAnsi="Calibri" w:cs="Calibri"/>
                      <w:color w:val="000000"/>
                      <w:sz w:val="16"/>
                      <w:szCs w:val="16"/>
                      <w:lang w:val="da-DK"/>
                    </w:rPr>
                  </w:rPrChange>
                </w:rPr>
                <w:delText>Extra</w:delText>
              </w:r>
            </w:del>
          </w:p>
        </w:tc>
        <w:tc>
          <w:tcPr>
            <w:tcW w:w="1182" w:type="dxa"/>
            <w:gridSpan w:val="2"/>
            <w:noWrap/>
            <w:hideMark/>
            <w:tcPrChange w:id="709" w:author="Sophie Emilie Søborg Agger" w:date="2020-07-12T18:50:00Z">
              <w:tcPr>
                <w:tcW w:w="1134" w:type="dxa"/>
                <w:gridSpan w:val="3"/>
                <w:noWrap/>
                <w:hideMark/>
              </w:tcPr>
            </w:tcPrChange>
          </w:tcPr>
          <w:p w14:paraId="4B461EEA" w14:textId="469FD2A2" w:rsidR="00623EF9" w:rsidRPr="00362AD0" w:rsidDel="00980AEF" w:rsidRDefault="00623EF9" w:rsidP="00EB038B">
            <w:pPr>
              <w:jc w:val="center"/>
              <w:cnfStyle w:val="100000000000" w:firstRow="1" w:lastRow="0" w:firstColumn="0" w:lastColumn="0" w:oddVBand="0" w:evenVBand="0" w:oddHBand="0" w:evenHBand="0" w:firstRowFirstColumn="0" w:firstRowLastColumn="0" w:lastRowFirstColumn="0" w:lastRowLastColumn="0"/>
              <w:rPr>
                <w:del w:id="710" w:author="Sophie Emilie Søborg Agger" w:date="2020-07-22T12:52:00Z"/>
                <w:rFonts w:ascii="Calibri" w:eastAsia="Times New Roman" w:hAnsi="Calibri" w:cs="Calibri"/>
                <w:color w:val="000000"/>
                <w:sz w:val="16"/>
                <w:szCs w:val="16"/>
                <w:rPrChange w:id="711" w:author="Sophie Emilie Søborg Agger" w:date="2020-07-27T12:01:00Z">
                  <w:rPr>
                    <w:del w:id="712" w:author="Sophie Emilie Søborg Agger" w:date="2020-07-22T12:52:00Z"/>
                    <w:rFonts w:ascii="Calibri" w:eastAsia="Times New Roman" w:hAnsi="Calibri" w:cs="Calibri"/>
                    <w:color w:val="000000"/>
                    <w:sz w:val="16"/>
                    <w:szCs w:val="16"/>
                    <w:lang w:val="da-DK"/>
                  </w:rPr>
                </w:rPrChange>
              </w:rPr>
            </w:pPr>
            <w:del w:id="713" w:author="Sophie Emilie Søborg Agger" w:date="2020-07-22T12:52:00Z">
              <w:r w:rsidRPr="00362AD0" w:rsidDel="00980AEF">
                <w:rPr>
                  <w:rFonts w:ascii="Calibri" w:eastAsia="Times New Roman" w:hAnsi="Calibri" w:cs="Calibri"/>
                  <w:color w:val="000000"/>
                  <w:sz w:val="16"/>
                  <w:szCs w:val="16"/>
                  <w:rPrChange w:id="714" w:author="Sophie Emilie Søborg Agger" w:date="2020-07-27T12:01:00Z">
                    <w:rPr>
                      <w:rFonts w:ascii="Calibri" w:eastAsia="Times New Roman" w:hAnsi="Calibri" w:cs="Calibri"/>
                      <w:color w:val="000000"/>
                      <w:sz w:val="16"/>
                      <w:szCs w:val="16"/>
                      <w:lang w:val="da-DK"/>
                    </w:rPr>
                  </w:rPrChange>
                </w:rPr>
                <w:delText>Observations</w:delText>
              </w:r>
            </w:del>
          </w:p>
        </w:tc>
      </w:tr>
      <w:tr w:rsidR="008E736A" w:rsidRPr="00BD6BC8" w:rsidDel="00980AEF" w14:paraId="776F25A0" w14:textId="164D3CF8" w:rsidTr="006007AB">
        <w:trPr>
          <w:cnfStyle w:val="000000100000" w:firstRow="0" w:lastRow="0" w:firstColumn="0" w:lastColumn="0" w:oddVBand="0" w:evenVBand="0" w:oddHBand="1" w:evenHBand="0" w:firstRowFirstColumn="0" w:firstRowLastColumn="0" w:lastRowFirstColumn="0" w:lastRowLastColumn="0"/>
          <w:trHeight w:val="128"/>
          <w:del w:id="715" w:author="Sophie Emilie Søborg Agger" w:date="2020-07-22T12:52:00Z"/>
        </w:trPr>
        <w:tc>
          <w:tcPr>
            <w:cnfStyle w:val="001000000000" w:firstRow="0" w:lastRow="0" w:firstColumn="1" w:lastColumn="0" w:oddVBand="0" w:evenVBand="0" w:oddHBand="0" w:evenHBand="0" w:firstRowFirstColumn="0" w:firstRowLastColumn="0" w:lastRowFirstColumn="0" w:lastRowLastColumn="0"/>
            <w:tcW w:w="0" w:type="dxa"/>
            <w:shd w:val="clear" w:color="auto" w:fill="4472C4"/>
            <w:noWrap/>
            <w:hideMark/>
          </w:tcPr>
          <w:p w14:paraId="5AD22BFE" w14:textId="1A17D7E8" w:rsidR="00623EF9" w:rsidRPr="00362AD0" w:rsidDel="00980AEF" w:rsidRDefault="00623EF9" w:rsidP="00EB038B">
            <w:pPr>
              <w:jc w:val="center"/>
              <w:rPr>
                <w:del w:id="716" w:author="Sophie Emilie Søborg Agger" w:date="2020-07-22T12:52:00Z"/>
                <w:rFonts w:ascii="Calibri" w:eastAsia="Times New Roman" w:hAnsi="Calibri" w:cs="Calibri"/>
                <w:color w:val="000000"/>
                <w:sz w:val="16"/>
                <w:szCs w:val="16"/>
                <w:rPrChange w:id="717" w:author="Sophie Emilie Søborg Agger" w:date="2020-07-27T12:01:00Z">
                  <w:rPr>
                    <w:del w:id="718" w:author="Sophie Emilie Søborg Agger" w:date="2020-07-22T12:52:00Z"/>
                    <w:rFonts w:ascii="Calibri" w:eastAsia="Times New Roman" w:hAnsi="Calibri" w:cs="Calibri"/>
                    <w:color w:val="000000"/>
                    <w:sz w:val="16"/>
                    <w:szCs w:val="16"/>
                    <w:lang w:val="da-DK"/>
                  </w:rPr>
                </w:rPrChange>
              </w:rPr>
            </w:pPr>
          </w:p>
        </w:tc>
        <w:tc>
          <w:tcPr>
            <w:tcW w:w="0" w:type="dxa"/>
            <w:shd w:val="clear" w:color="auto" w:fill="4472C4"/>
            <w:noWrap/>
            <w:hideMark/>
          </w:tcPr>
          <w:p w14:paraId="4BEE87D7" w14:textId="1FC29D40" w:rsidR="00623EF9" w:rsidRPr="00362AD0" w:rsidDel="00980AEF" w:rsidRDefault="00623EF9" w:rsidP="00EB038B">
            <w:pPr>
              <w:cnfStyle w:val="000000100000" w:firstRow="0" w:lastRow="0" w:firstColumn="0" w:lastColumn="0" w:oddVBand="0" w:evenVBand="0" w:oddHBand="1" w:evenHBand="0" w:firstRowFirstColumn="0" w:firstRowLastColumn="0" w:lastRowFirstColumn="0" w:lastRowLastColumn="0"/>
              <w:rPr>
                <w:del w:id="719" w:author="Sophie Emilie Søborg Agger" w:date="2020-07-22T12:52:00Z"/>
                <w:rFonts w:ascii="Times New Roman" w:eastAsia="Times New Roman" w:hAnsi="Times New Roman" w:cs="Times New Roman"/>
                <w:sz w:val="16"/>
                <w:szCs w:val="16"/>
                <w:rPrChange w:id="720" w:author="Sophie Emilie Søborg Agger" w:date="2020-07-27T12:01:00Z">
                  <w:rPr>
                    <w:del w:id="721" w:author="Sophie Emilie Søborg Agger" w:date="2020-07-22T12:52:00Z"/>
                    <w:rFonts w:ascii="Times New Roman" w:eastAsia="Times New Roman" w:hAnsi="Times New Roman" w:cs="Times New Roman"/>
                    <w:sz w:val="16"/>
                    <w:szCs w:val="16"/>
                    <w:lang w:val="da-DK"/>
                  </w:rPr>
                </w:rPrChange>
              </w:rPr>
            </w:pPr>
          </w:p>
        </w:tc>
        <w:tc>
          <w:tcPr>
            <w:tcW w:w="0" w:type="dxa"/>
            <w:shd w:val="clear" w:color="auto" w:fill="4472C4"/>
            <w:noWrap/>
            <w:hideMark/>
          </w:tcPr>
          <w:p w14:paraId="18DE1169" w14:textId="08175C0C" w:rsidR="00623EF9" w:rsidRPr="00362AD0" w:rsidDel="00980AEF" w:rsidRDefault="00623EF9" w:rsidP="00EB038B">
            <w:pPr>
              <w:cnfStyle w:val="000000100000" w:firstRow="0" w:lastRow="0" w:firstColumn="0" w:lastColumn="0" w:oddVBand="0" w:evenVBand="0" w:oddHBand="1" w:evenHBand="0" w:firstRowFirstColumn="0" w:firstRowLastColumn="0" w:lastRowFirstColumn="0" w:lastRowLastColumn="0"/>
              <w:rPr>
                <w:del w:id="722" w:author="Sophie Emilie Søborg Agger" w:date="2020-07-22T12:52:00Z"/>
                <w:rFonts w:ascii="Times New Roman" w:eastAsia="Times New Roman" w:hAnsi="Times New Roman" w:cs="Times New Roman"/>
                <w:sz w:val="16"/>
                <w:szCs w:val="16"/>
                <w:rPrChange w:id="723" w:author="Sophie Emilie Søborg Agger" w:date="2020-07-27T12:01:00Z">
                  <w:rPr>
                    <w:del w:id="724" w:author="Sophie Emilie Søborg Agger" w:date="2020-07-22T12:52:00Z"/>
                    <w:rFonts w:ascii="Times New Roman" w:eastAsia="Times New Roman" w:hAnsi="Times New Roman" w:cs="Times New Roman"/>
                    <w:sz w:val="16"/>
                    <w:szCs w:val="16"/>
                    <w:lang w:val="da-DK"/>
                  </w:rPr>
                </w:rPrChange>
              </w:rPr>
            </w:pPr>
          </w:p>
        </w:tc>
        <w:tc>
          <w:tcPr>
            <w:tcW w:w="0" w:type="dxa"/>
            <w:shd w:val="clear" w:color="auto" w:fill="4472C4"/>
            <w:noWrap/>
            <w:hideMark/>
          </w:tcPr>
          <w:p w14:paraId="1A4E9581" w14:textId="0332E9E4" w:rsidR="00623EF9" w:rsidRPr="00362AD0" w:rsidDel="00980AEF" w:rsidRDefault="00623EF9" w:rsidP="00EB038B">
            <w:pPr>
              <w:cnfStyle w:val="000000100000" w:firstRow="0" w:lastRow="0" w:firstColumn="0" w:lastColumn="0" w:oddVBand="0" w:evenVBand="0" w:oddHBand="1" w:evenHBand="0" w:firstRowFirstColumn="0" w:firstRowLastColumn="0" w:lastRowFirstColumn="0" w:lastRowLastColumn="0"/>
              <w:rPr>
                <w:del w:id="725" w:author="Sophie Emilie Søborg Agger" w:date="2020-07-22T12:52:00Z"/>
                <w:rFonts w:ascii="Times New Roman" w:eastAsia="Times New Roman" w:hAnsi="Times New Roman" w:cs="Times New Roman"/>
                <w:sz w:val="16"/>
                <w:szCs w:val="16"/>
                <w:rPrChange w:id="726" w:author="Sophie Emilie Søborg Agger" w:date="2020-07-27T12:01:00Z">
                  <w:rPr>
                    <w:del w:id="727" w:author="Sophie Emilie Søborg Agger" w:date="2020-07-22T12:52:00Z"/>
                    <w:rFonts w:ascii="Times New Roman" w:eastAsia="Times New Roman" w:hAnsi="Times New Roman" w:cs="Times New Roman"/>
                    <w:sz w:val="16"/>
                    <w:szCs w:val="16"/>
                    <w:lang w:val="da-DK"/>
                  </w:rPr>
                </w:rPrChange>
              </w:rPr>
            </w:pPr>
          </w:p>
        </w:tc>
        <w:tc>
          <w:tcPr>
            <w:tcW w:w="0" w:type="dxa"/>
            <w:shd w:val="clear" w:color="auto" w:fill="4472C4"/>
            <w:noWrap/>
            <w:hideMark/>
          </w:tcPr>
          <w:p w14:paraId="53CA3DB8" w14:textId="534385C7" w:rsidR="00623EF9" w:rsidRPr="00362AD0" w:rsidDel="00980AEF" w:rsidRDefault="00623EF9" w:rsidP="00EB038B">
            <w:pPr>
              <w:cnfStyle w:val="000000100000" w:firstRow="0" w:lastRow="0" w:firstColumn="0" w:lastColumn="0" w:oddVBand="0" w:evenVBand="0" w:oddHBand="1" w:evenHBand="0" w:firstRowFirstColumn="0" w:firstRowLastColumn="0" w:lastRowFirstColumn="0" w:lastRowLastColumn="0"/>
              <w:rPr>
                <w:del w:id="728" w:author="Sophie Emilie Søborg Agger" w:date="2020-07-22T12:52:00Z"/>
                <w:rFonts w:ascii="Times New Roman" w:eastAsia="Times New Roman" w:hAnsi="Times New Roman" w:cs="Times New Roman"/>
                <w:sz w:val="16"/>
                <w:szCs w:val="16"/>
                <w:rPrChange w:id="729" w:author="Sophie Emilie Søborg Agger" w:date="2020-07-27T12:01:00Z">
                  <w:rPr>
                    <w:del w:id="730" w:author="Sophie Emilie Søborg Agger" w:date="2020-07-22T12:52:00Z"/>
                    <w:rFonts w:ascii="Times New Roman" w:eastAsia="Times New Roman" w:hAnsi="Times New Roman" w:cs="Times New Roman"/>
                    <w:sz w:val="16"/>
                    <w:szCs w:val="16"/>
                    <w:lang w:val="da-DK"/>
                  </w:rPr>
                </w:rPrChange>
              </w:rPr>
            </w:pPr>
          </w:p>
        </w:tc>
        <w:tc>
          <w:tcPr>
            <w:tcW w:w="0" w:type="dxa"/>
            <w:shd w:val="clear" w:color="auto" w:fill="4472C4"/>
            <w:noWrap/>
            <w:hideMark/>
          </w:tcPr>
          <w:p w14:paraId="10AE9D1B" w14:textId="606FF4BE" w:rsidR="00623EF9" w:rsidRPr="00362AD0" w:rsidDel="00980AEF" w:rsidRDefault="00623EF9" w:rsidP="00EB038B">
            <w:pPr>
              <w:cnfStyle w:val="000000100000" w:firstRow="0" w:lastRow="0" w:firstColumn="0" w:lastColumn="0" w:oddVBand="0" w:evenVBand="0" w:oddHBand="1" w:evenHBand="0" w:firstRowFirstColumn="0" w:firstRowLastColumn="0" w:lastRowFirstColumn="0" w:lastRowLastColumn="0"/>
              <w:rPr>
                <w:del w:id="731" w:author="Sophie Emilie Søborg Agger" w:date="2020-07-22T12:52:00Z"/>
                <w:rFonts w:ascii="Times New Roman" w:eastAsia="Times New Roman" w:hAnsi="Times New Roman" w:cs="Times New Roman"/>
                <w:sz w:val="16"/>
                <w:szCs w:val="16"/>
                <w:rPrChange w:id="732" w:author="Sophie Emilie Søborg Agger" w:date="2020-07-27T12:01:00Z">
                  <w:rPr>
                    <w:del w:id="733" w:author="Sophie Emilie Søborg Agger" w:date="2020-07-22T12:52:00Z"/>
                    <w:rFonts w:ascii="Times New Roman" w:eastAsia="Times New Roman" w:hAnsi="Times New Roman" w:cs="Times New Roman"/>
                    <w:sz w:val="16"/>
                    <w:szCs w:val="16"/>
                    <w:lang w:val="da-DK"/>
                  </w:rPr>
                </w:rPrChange>
              </w:rPr>
            </w:pPr>
          </w:p>
        </w:tc>
        <w:tc>
          <w:tcPr>
            <w:tcW w:w="0" w:type="dxa"/>
            <w:shd w:val="clear" w:color="auto" w:fill="4472C4"/>
            <w:noWrap/>
            <w:hideMark/>
          </w:tcPr>
          <w:p w14:paraId="15CDBF72" w14:textId="06A68B1E" w:rsidR="00623EF9" w:rsidRPr="00362AD0" w:rsidDel="00980AEF" w:rsidRDefault="00623EF9" w:rsidP="00EB038B">
            <w:pPr>
              <w:cnfStyle w:val="000000100000" w:firstRow="0" w:lastRow="0" w:firstColumn="0" w:lastColumn="0" w:oddVBand="0" w:evenVBand="0" w:oddHBand="1" w:evenHBand="0" w:firstRowFirstColumn="0" w:firstRowLastColumn="0" w:lastRowFirstColumn="0" w:lastRowLastColumn="0"/>
              <w:rPr>
                <w:del w:id="734" w:author="Sophie Emilie Søborg Agger" w:date="2020-07-22T12:52:00Z"/>
                <w:rFonts w:ascii="Times New Roman" w:eastAsia="Times New Roman" w:hAnsi="Times New Roman" w:cs="Times New Roman"/>
                <w:sz w:val="16"/>
                <w:szCs w:val="16"/>
                <w:rPrChange w:id="735" w:author="Sophie Emilie Søborg Agger" w:date="2020-07-27T12:01:00Z">
                  <w:rPr>
                    <w:del w:id="736" w:author="Sophie Emilie Søborg Agger" w:date="2020-07-22T12:52:00Z"/>
                    <w:rFonts w:ascii="Times New Roman" w:eastAsia="Times New Roman" w:hAnsi="Times New Roman" w:cs="Times New Roman"/>
                    <w:sz w:val="16"/>
                    <w:szCs w:val="16"/>
                    <w:lang w:val="da-DK"/>
                  </w:rPr>
                </w:rPrChange>
              </w:rPr>
            </w:pPr>
            <w:del w:id="737" w:author="Sophie Emilie Søborg Agger" w:date="2020-07-22T12:52:00Z">
              <w:r w:rsidRPr="00362AD0" w:rsidDel="00980AEF">
                <w:rPr>
                  <w:rFonts w:ascii="Calibri" w:eastAsia="Times New Roman" w:hAnsi="Calibri" w:cs="Calibri"/>
                  <w:color w:val="000000"/>
                  <w:sz w:val="16"/>
                  <w:szCs w:val="16"/>
                  <w:rPrChange w:id="738" w:author="Sophie Emilie Søborg Agger" w:date="2020-07-27T12:01:00Z">
                    <w:rPr>
                      <w:rFonts w:ascii="Calibri" w:eastAsia="Times New Roman" w:hAnsi="Calibri" w:cs="Calibri"/>
                      <w:color w:val="000000"/>
                      <w:sz w:val="16"/>
                      <w:szCs w:val="16"/>
                      <w:lang w:val="da-DK"/>
                    </w:rPr>
                  </w:rPrChange>
                </w:rPr>
                <w:delText>FCR</w:delText>
              </w:r>
            </w:del>
          </w:p>
        </w:tc>
        <w:tc>
          <w:tcPr>
            <w:tcW w:w="0" w:type="dxa"/>
            <w:shd w:val="clear" w:color="auto" w:fill="4472C4"/>
            <w:noWrap/>
            <w:hideMark/>
          </w:tcPr>
          <w:p w14:paraId="11363974" w14:textId="5E009A60" w:rsidR="00623EF9" w:rsidRPr="00362AD0" w:rsidDel="00980AEF" w:rsidRDefault="00623EF9" w:rsidP="00EB038B">
            <w:pPr>
              <w:cnfStyle w:val="000000100000" w:firstRow="0" w:lastRow="0" w:firstColumn="0" w:lastColumn="0" w:oddVBand="0" w:evenVBand="0" w:oddHBand="1" w:evenHBand="0" w:firstRowFirstColumn="0" w:firstRowLastColumn="0" w:lastRowFirstColumn="0" w:lastRowLastColumn="0"/>
              <w:rPr>
                <w:del w:id="739" w:author="Sophie Emilie Søborg Agger" w:date="2020-07-22T12:52:00Z"/>
                <w:rFonts w:ascii="Times New Roman" w:eastAsia="Times New Roman" w:hAnsi="Times New Roman" w:cs="Times New Roman"/>
                <w:sz w:val="16"/>
                <w:szCs w:val="16"/>
                <w:rPrChange w:id="740" w:author="Sophie Emilie Søborg Agger" w:date="2020-07-27T12:01:00Z">
                  <w:rPr>
                    <w:del w:id="741" w:author="Sophie Emilie Søborg Agger" w:date="2020-07-22T12:52:00Z"/>
                    <w:rFonts w:ascii="Times New Roman" w:eastAsia="Times New Roman" w:hAnsi="Times New Roman" w:cs="Times New Roman"/>
                    <w:sz w:val="16"/>
                    <w:szCs w:val="16"/>
                    <w:lang w:val="da-DK"/>
                  </w:rPr>
                </w:rPrChange>
              </w:rPr>
            </w:pPr>
            <w:del w:id="742" w:author="Sophie Emilie Søborg Agger" w:date="2020-07-10T15:22:00Z">
              <w:r w:rsidRPr="00362AD0" w:rsidDel="00713F05">
                <w:rPr>
                  <w:rFonts w:ascii="Calibri" w:eastAsia="Times New Roman" w:hAnsi="Calibri" w:cs="Calibri"/>
                  <w:color w:val="000000"/>
                  <w:sz w:val="16"/>
                  <w:szCs w:val="16"/>
                  <w:rPrChange w:id="743" w:author="Sophie Emilie Søborg Agger" w:date="2020-07-27T12:01:00Z">
                    <w:rPr>
                      <w:rFonts w:ascii="Calibri" w:eastAsia="Times New Roman" w:hAnsi="Calibri" w:cs="Calibri"/>
                      <w:color w:val="000000"/>
                      <w:sz w:val="16"/>
                      <w:szCs w:val="16"/>
                      <w:lang w:val="da-DK"/>
                    </w:rPr>
                  </w:rPrChange>
                </w:rPr>
                <w:delText>160</w:delText>
              </w:r>
            </w:del>
          </w:p>
        </w:tc>
        <w:tc>
          <w:tcPr>
            <w:tcW w:w="0" w:type="dxa"/>
            <w:gridSpan w:val="2"/>
            <w:shd w:val="clear" w:color="auto" w:fill="4472C4"/>
            <w:noWrap/>
            <w:hideMark/>
          </w:tcPr>
          <w:p w14:paraId="6846E417" w14:textId="582F463E" w:rsidR="00623EF9" w:rsidRPr="00362AD0" w:rsidDel="00980AEF" w:rsidRDefault="00623EF9" w:rsidP="00EB038B">
            <w:pPr>
              <w:cnfStyle w:val="000000100000" w:firstRow="0" w:lastRow="0" w:firstColumn="0" w:lastColumn="0" w:oddVBand="0" w:evenVBand="0" w:oddHBand="1" w:evenHBand="0" w:firstRowFirstColumn="0" w:firstRowLastColumn="0" w:lastRowFirstColumn="0" w:lastRowLastColumn="0"/>
              <w:rPr>
                <w:del w:id="744" w:author="Sophie Emilie Søborg Agger" w:date="2020-07-22T12:52:00Z"/>
                <w:rFonts w:ascii="Times New Roman" w:eastAsia="Times New Roman" w:hAnsi="Times New Roman" w:cs="Times New Roman"/>
                <w:sz w:val="16"/>
                <w:szCs w:val="16"/>
                <w:rPrChange w:id="745" w:author="Sophie Emilie Søborg Agger" w:date="2020-07-27T12:01:00Z">
                  <w:rPr>
                    <w:del w:id="746" w:author="Sophie Emilie Søborg Agger" w:date="2020-07-22T12:52:00Z"/>
                    <w:rFonts w:ascii="Times New Roman" w:eastAsia="Times New Roman" w:hAnsi="Times New Roman" w:cs="Times New Roman"/>
                    <w:sz w:val="16"/>
                    <w:szCs w:val="16"/>
                    <w:lang w:val="da-DK"/>
                  </w:rPr>
                </w:rPrChange>
              </w:rPr>
            </w:pPr>
          </w:p>
        </w:tc>
        <w:tc>
          <w:tcPr>
            <w:tcW w:w="0" w:type="dxa"/>
            <w:gridSpan w:val="2"/>
            <w:shd w:val="clear" w:color="auto" w:fill="4472C4"/>
            <w:noWrap/>
            <w:hideMark/>
          </w:tcPr>
          <w:p w14:paraId="02A9351B" w14:textId="28A68B8C" w:rsidR="00623EF9" w:rsidRPr="00362AD0" w:rsidDel="00980AEF" w:rsidRDefault="00623EF9" w:rsidP="00EB038B">
            <w:pPr>
              <w:cnfStyle w:val="000000100000" w:firstRow="0" w:lastRow="0" w:firstColumn="0" w:lastColumn="0" w:oddVBand="0" w:evenVBand="0" w:oddHBand="1" w:evenHBand="0" w:firstRowFirstColumn="0" w:firstRowLastColumn="0" w:lastRowFirstColumn="0" w:lastRowLastColumn="0"/>
              <w:rPr>
                <w:del w:id="747" w:author="Sophie Emilie Søborg Agger" w:date="2020-07-22T12:52:00Z"/>
                <w:rFonts w:ascii="Calibri" w:eastAsia="Times New Roman" w:hAnsi="Calibri" w:cs="Calibri"/>
                <w:color w:val="000000"/>
                <w:sz w:val="16"/>
                <w:szCs w:val="16"/>
                <w:rPrChange w:id="748" w:author="Sophie Emilie Søborg Agger" w:date="2020-07-27T12:01:00Z">
                  <w:rPr>
                    <w:del w:id="749" w:author="Sophie Emilie Søborg Agger" w:date="2020-07-22T12:52:00Z"/>
                    <w:rFonts w:ascii="Calibri" w:eastAsia="Times New Roman" w:hAnsi="Calibri" w:cs="Calibri"/>
                    <w:color w:val="000000"/>
                    <w:sz w:val="16"/>
                    <w:szCs w:val="16"/>
                    <w:lang w:val="da-DK"/>
                  </w:rPr>
                </w:rPrChange>
              </w:rPr>
            </w:pPr>
            <w:del w:id="750" w:author="Sophie Emilie Søborg Agger" w:date="2020-07-22T12:52:00Z">
              <w:r w:rsidRPr="00362AD0" w:rsidDel="00980AEF">
                <w:rPr>
                  <w:rFonts w:ascii="Calibri" w:eastAsia="Times New Roman" w:hAnsi="Calibri" w:cs="Calibri"/>
                  <w:color w:val="000000"/>
                  <w:sz w:val="16"/>
                  <w:szCs w:val="16"/>
                  <w:rPrChange w:id="751" w:author="Sophie Emilie Søborg Agger" w:date="2020-07-27T12:01:00Z">
                    <w:rPr>
                      <w:rFonts w:ascii="Calibri" w:eastAsia="Times New Roman" w:hAnsi="Calibri" w:cs="Calibri"/>
                      <w:color w:val="000000"/>
                      <w:sz w:val="16"/>
                      <w:szCs w:val="16"/>
                      <w:lang w:val="da-DK"/>
                    </w:rPr>
                  </w:rPrChange>
                </w:rPr>
                <w:delText>FCR</w:delText>
              </w:r>
            </w:del>
          </w:p>
        </w:tc>
        <w:tc>
          <w:tcPr>
            <w:tcW w:w="691" w:type="dxa"/>
            <w:shd w:val="clear" w:color="auto" w:fill="4472C4"/>
            <w:noWrap/>
            <w:hideMark/>
          </w:tcPr>
          <w:p w14:paraId="3066EBC1" w14:textId="0C077CD9" w:rsidR="00623EF9" w:rsidRPr="00362AD0" w:rsidDel="00980AEF" w:rsidRDefault="00623EF9" w:rsidP="00EB038B">
            <w:pPr>
              <w:cnfStyle w:val="000000100000" w:firstRow="0" w:lastRow="0" w:firstColumn="0" w:lastColumn="0" w:oddVBand="0" w:evenVBand="0" w:oddHBand="1" w:evenHBand="0" w:firstRowFirstColumn="0" w:firstRowLastColumn="0" w:lastRowFirstColumn="0" w:lastRowLastColumn="0"/>
              <w:rPr>
                <w:del w:id="752" w:author="Sophie Emilie Søborg Agger" w:date="2020-07-22T12:52:00Z"/>
                <w:rFonts w:ascii="Calibri" w:eastAsia="Times New Roman" w:hAnsi="Calibri" w:cs="Calibri"/>
                <w:color w:val="000000"/>
                <w:sz w:val="16"/>
                <w:szCs w:val="16"/>
                <w:rPrChange w:id="753" w:author="Sophie Emilie Søborg Agger" w:date="2020-07-27T12:01:00Z">
                  <w:rPr>
                    <w:del w:id="754" w:author="Sophie Emilie Søborg Agger" w:date="2020-07-22T12:52:00Z"/>
                    <w:rFonts w:ascii="Calibri" w:eastAsia="Times New Roman" w:hAnsi="Calibri" w:cs="Calibri"/>
                    <w:color w:val="000000"/>
                    <w:sz w:val="16"/>
                    <w:szCs w:val="16"/>
                    <w:lang w:val="da-DK"/>
                  </w:rPr>
                </w:rPrChange>
              </w:rPr>
            </w:pPr>
            <w:del w:id="755" w:author="Sophie Emilie Søborg Agger" w:date="2020-07-10T15:22:00Z">
              <w:r w:rsidRPr="00362AD0" w:rsidDel="00713F05">
                <w:rPr>
                  <w:rFonts w:ascii="Calibri" w:eastAsia="Times New Roman" w:hAnsi="Calibri" w:cs="Calibri"/>
                  <w:color w:val="000000"/>
                  <w:sz w:val="16"/>
                  <w:szCs w:val="16"/>
                  <w:rPrChange w:id="756" w:author="Sophie Emilie Søborg Agger" w:date="2020-07-27T12:01:00Z">
                    <w:rPr>
                      <w:rFonts w:ascii="Calibri" w:eastAsia="Times New Roman" w:hAnsi="Calibri" w:cs="Calibri"/>
                      <w:color w:val="000000"/>
                      <w:sz w:val="16"/>
                      <w:szCs w:val="16"/>
                      <w:lang w:val="da-DK"/>
                    </w:rPr>
                  </w:rPrChange>
                </w:rPr>
                <w:delText>160</w:delText>
              </w:r>
            </w:del>
          </w:p>
        </w:tc>
      </w:tr>
      <w:tr w:rsidR="006007AB" w:rsidRPr="00BD6BC8" w:rsidDel="00980AEF" w14:paraId="16A398CB" w14:textId="45FA3B21" w:rsidTr="006007AB">
        <w:trPr>
          <w:trHeight w:val="320"/>
          <w:del w:id="757" w:author="Sophie Emilie Søborg Agger" w:date="2020-07-22T12:52:00Z"/>
        </w:trPr>
        <w:tc>
          <w:tcPr>
            <w:cnfStyle w:val="001000000000" w:firstRow="0" w:lastRow="0" w:firstColumn="1" w:lastColumn="0" w:oddVBand="0" w:evenVBand="0" w:oddHBand="0" w:evenHBand="0" w:firstRowFirstColumn="0" w:firstRowLastColumn="0" w:lastRowFirstColumn="0" w:lastRowLastColumn="0"/>
            <w:tcW w:w="1270" w:type="dxa"/>
            <w:noWrap/>
            <w:hideMark/>
          </w:tcPr>
          <w:p w14:paraId="7E036C26" w14:textId="2C28A90C" w:rsidR="00623EF9" w:rsidRPr="00362AD0" w:rsidDel="00980AEF" w:rsidRDefault="00623EF9" w:rsidP="00EB038B">
            <w:pPr>
              <w:rPr>
                <w:del w:id="758" w:author="Sophie Emilie Søborg Agger" w:date="2020-07-22T12:52:00Z"/>
                <w:rFonts w:ascii="Calibri" w:eastAsia="Times New Roman" w:hAnsi="Calibri" w:cs="Calibri"/>
                <w:color w:val="000000"/>
                <w:sz w:val="16"/>
                <w:szCs w:val="16"/>
                <w:rPrChange w:id="759" w:author="Sophie Emilie Søborg Agger" w:date="2020-07-27T12:01:00Z">
                  <w:rPr>
                    <w:del w:id="760" w:author="Sophie Emilie Søborg Agger" w:date="2020-07-22T12:52:00Z"/>
                    <w:rFonts w:ascii="Calibri" w:eastAsia="Times New Roman" w:hAnsi="Calibri" w:cs="Calibri"/>
                    <w:color w:val="000000"/>
                    <w:sz w:val="16"/>
                    <w:szCs w:val="16"/>
                    <w:lang w:val="da-DK"/>
                  </w:rPr>
                </w:rPrChange>
              </w:rPr>
            </w:pPr>
            <w:del w:id="761" w:author="Sophie Emilie Søborg Agger" w:date="2020-07-22T12:52:00Z">
              <w:r w:rsidRPr="00362AD0" w:rsidDel="00980AEF">
                <w:rPr>
                  <w:rFonts w:ascii="Calibri" w:eastAsia="Times New Roman" w:hAnsi="Calibri" w:cs="Calibri"/>
                  <w:color w:val="000000"/>
                  <w:sz w:val="16"/>
                  <w:szCs w:val="16"/>
                  <w:rPrChange w:id="762" w:author="Sophie Emilie Søborg Agger" w:date="2020-07-27T12:01:00Z">
                    <w:rPr>
                      <w:rFonts w:ascii="Calibri" w:eastAsia="Times New Roman" w:hAnsi="Calibri" w:cs="Calibri"/>
                      <w:color w:val="000000"/>
                      <w:sz w:val="16"/>
                      <w:szCs w:val="16"/>
                      <w:lang w:val="da-DK"/>
                    </w:rPr>
                  </w:rPrChange>
                </w:rPr>
                <w:delText>Renal dysplasia</w:delText>
              </w:r>
            </w:del>
          </w:p>
        </w:tc>
        <w:tc>
          <w:tcPr>
            <w:tcW w:w="1189" w:type="dxa"/>
            <w:noWrap/>
            <w:hideMark/>
          </w:tcPr>
          <w:p w14:paraId="6458E5EA" w14:textId="2EE9F89E" w:rsidR="00623EF9" w:rsidRPr="00362AD0" w:rsidDel="00980AEF" w:rsidRDefault="00623EF9" w:rsidP="00EB038B">
            <w:pPr>
              <w:cnfStyle w:val="000000000000" w:firstRow="0" w:lastRow="0" w:firstColumn="0" w:lastColumn="0" w:oddVBand="0" w:evenVBand="0" w:oddHBand="0" w:evenHBand="0" w:firstRowFirstColumn="0" w:firstRowLastColumn="0" w:lastRowFirstColumn="0" w:lastRowLastColumn="0"/>
              <w:rPr>
                <w:del w:id="763" w:author="Sophie Emilie Søborg Agger" w:date="2020-07-22T12:52:00Z"/>
                <w:rFonts w:ascii="Calibri" w:eastAsia="Times New Roman" w:hAnsi="Calibri" w:cs="Calibri"/>
                <w:color w:val="000000"/>
                <w:sz w:val="16"/>
                <w:szCs w:val="16"/>
                <w:rPrChange w:id="764" w:author="Sophie Emilie Søborg Agger" w:date="2020-07-27T12:01:00Z">
                  <w:rPr>
                    <w:del w:id="765" w:author="Sophie Emilie Søborg Agger" w:date="2020-07-22T12:52:00Z"/>
                    <w:rFonts w:ascii="Calibri" w:eastAsia="Times New Roman" w:hAnsi="Calibri" w:cs="Calibri"/>
                    <w:color w:val="000000"/>
                    <w:sz w:val="16"/>
                    <w:szCs w:val="16"/>
                    <w:lang w:val="da-DK"/>
                  </w:rPr>
                </w:rPrChange>
              </w:rPr>
            </w:pPr>
            <w:del w:id="766" w:author="Sophie Emilie Søborg Agger" w:date="2020-07-22T12:52:00Z">
              <w:r w:rsidRPr="00362AD0" w:rsidDel="00980AEF">
                <w:rPr>
                  <w:rFonts w:ascii="Calibri" w:eastAsia="Times New Roman" w:hAnsi="Calibri" w:cs="Calibri"/>
                  <w:color w:val="000000"/>
                  <w:sz w:val="16"/>
                  <w:szCs w:val="16"/>
                  <w:rPrChange w:id="767" w:author="Sophie Emilie Søborg Agger" w:date="2020-07-27T12:01:00Z">
                    <w:rPr>
                      <w:rFonts w:ascii="Calibri" w:eastAsia="Times New Roman" w:hAnsi="Calibri" w:cs="Calibri"/>
                      <w:color w:val="000000"/>
                      <w:sz w:val="16"/>
                      <w:szCs w:val="16"/>
                      <w:lang w:val="da-DK"/>
                    </w:rPr>
                  </w:rPrChange>
                </w:rPr>
                <w:delText>Intron variant</w:delText>
              </w:r>
            </w:del>
          </w:p>
        </w:tc>
        <w:tc>
          <w:tcPr>
            <w:tcW w:w="728" w:type="dxa"/>
            <w:noWrap/>
            <w:hideMark/>
          </w:tcPr>
          <w:p w14:paraId="41792271" w14:textId="60F39545" w:rsidR="00623EF9" w:rsidRPr="00362AD0" w:rsidDel="00980AEF" w:rsidRDefault="00623EF9" w:rsidP="00EB038B">
            <w:pPr>
              <w:cnfStyle w:val="000000000000" w:firstRow="0" w:lastRow="0" w:firstColumn="0" w:lastColumn="0" w:oddVBand="0" w:evenVBand="0" w:oddHBand="0" w:evenHBand="0" w:firstRowFirstColumn="0" w:firstRowLastColumn="0" w:lastRowFirstColumn="0" w:lastRowLastColumn="0"/>
              <w:rPr>
                <w:del w:id="768" w:author="Sophie Emilie Søborg Agger" w:date="2020-07-22T12:52:00Z"/>
                <w:rFonts w:ascii="Calibri" w:eastAsia="Times New Roman" w:hAnsi="Calibri" w:cs="Calibri"/>
                <w:color w:val="000000"/>
                <w:sz w:val="16"/>
                <w:szCs w:val="16"/>
                <w:rPrChange w:id="769" w:author="Sophie Emilie Søborg Agger" w:date="2020-07-27T12:01:00Z">
                  <w:rPr>
                    <w:del w:id="770" w:author="Sophie Emilie Søborg Agger" w:date="2020-07-22T12:52:00Z"/>
                    <w:rFonts w:ascii="Calibri" w:eastAsia="Times New Roman" w:hAnsi="Calibri" w:cs="Calibri"/>
                    <w:color w:val="000000"/>
                    <w:sz w:val="16"/>
                    <w:szCs w:val="16"/>
                    <w:lang w:val="da-DK"/>
                  </w:rPr>
                </w:rPrChange>
              </w:rPr>
            </w:pPr>
            <w:del w:id="771" w:author="Sophie Emilie Søborg Agger" w:date="2020-07-22T12:52:00Z">
              <w:r w:rsidRPr="00362AD0" w:rsidDel="00980AEF">
                <w:rPr>
                  <w:rFonts w:ascii="Calibri" w:eastAsia="Times New Roman" w:hAnsi="Calibri" w:cs="Calibri"/>
                  <w:color w:val="000000"/>
                  <w:sz w:val="16"/>
                  <w:szCs w:val="16"/>
                  <w:rPrChange w:id="772" w:author="Sophie Emilie Søborg Agger" w:date="2020-07-27T12:01:00Z">
                    <w:rPr>
                      <w:rFonts w:ascii="Calibri" w:eastAsia="Times New Roman" w:hAnsi="Calibri" w:cs="Calibri"/>
                      <w:color w:val="000000"/>
                      <w:sz w:val="16"/>
                      <w:szCs w:val="16"/>
                      <w:lang w:val="da-DK"/>
                    </w:rPr>
                  </w:rPrChange>
                </w:rPr>
                <w:delText>CHD7</w:delText>
              </w:r>
            </w:del>
          </w:p>
        </w:tc>
        <w:tc>
          <w:tcPr>
            <w:tcW w:w="1357" w:type="dxa"/>
            <w:noWrap/>
            <w:hideMark/>
          </w:tcPr>
          <w:p w14:paraId="5F2B1A1F" w14:textId="7BB26A07" w:rsidR="00623EF9" w:rsidRPr="00362AD0" w:rsidDel="00980AEF" w:rsidRDefault="00623EF9" w:rsidP="00EB038B">
            <w:pPr>
              <w:cnfStyle w:val="000000000000" w:firstRow="0" w:lastRow="0" w:firstColumn="0" w:lastColumn="0" w:oddVBand="0" w:evenVBand="0" w:oddHBand="0" w:evenHBand="0" w:firstRowFirstColumn="0" w:firstRowLastColumn="0" w:lastRowFirstColumn="0" w:lastRowLastColumn="0"/>
              <w:rPr>
                <w:del w:id="773" w:author="Sophie Emilie Søborg Agger" w:date="2020-07-22T12:52:00Z"/>
                <w:rFonts w:ascii="Calibri" w:eastAsia="Times New Roman" w:hAnsi="Calibri" w:cs="Calibri"/>
                <w:color w:val="000000"/>
                <w:sz w:val="16"/>
                <w:szCs w:val="16"/>
                <w:rPrChange w:id="774" w:author="Sophie Emilie Søborg Agger" w:date="2020-07-27T12:01:00Z">
                  <w:rPr>
                    <w:del w:id="775" w:author="Sophie Emilie Søborg Agger" w:date="2020-07-22T12:52:00Z"/>
                    <w:rFonts w:ascii="Calibri" w:eastAsia="Times New Roman" w:hAnsi="Calibri" w:cs="Calibri"/>
                    <w:color w:val="000000"/>
                    <w:sz w:val="16"/>
                    <w:szCs w:val="16"/>
                    <w:lang w:val="da-DK"/>
                  </w:rPr>
                </w:rPrChange>
              </w:rPr>
            </w:pPr>
            <w:del w:id="776" w:author="Sophie Emilie Søborg Agger" w:date="2020-07-22T12:52:00Z">
              <w:r w:rsidRPr="00362AD0" w:rsidDel="00980AEF">
                <w:rPr>
                  <w:rFonts w:ascii="Calibri" w:eastAsia="Times New Roman" w:hAnsi="Calibri" w:cs="Calibri"/>
                  <w:color w:val="000000"/>
                  <w:sz w:val="16"/>
                  <w:szCs w:val="16"/>
                  <w:rPrChange w:id="777" w:author="Sophie Emilie Søborg Agger" w:date="2020-07-27T12:01:00Z">
                    <w:rPr>
                      <w:rFonts w:ascii="Calibri" w:eastAsia="Times New Roman" w:hAnsi="Calibri" w:cs="Calibri"/>
                      <w:color w:val="000000"/>
                      <w:sz w:val="16"/>
                      <w:szCs w:val="16"/>
                      <w:lang w:val="da-DK"/>
                    </w:rPr>
                  </w:rPrChange>
                </w:rPr>
                <w:delText>chr29:11175393</w:delText>
              </w:r>
            </w:del>
          </w:p>
        </w:tc>
        <w:tc>
          <w:tcPr>
            <w:tcW w:w="580" w:type="dxa"/>
            <w:noWrap/>
            <w:hideMark/>
          </w:tcPr>
          <w:p w14:paraId="139605A2" w14:textId="069A9950" w:rsidR="00623EF9" w:rsidRPr="00362AD0" w:rsidDel="00980AEF" w:rsidRDefault="00623EF9" w:rsidP="00EB038B">
            <w:pPr>
              <w:jc w:val="right"/>
              <w:cnfStyle w:val="000000000000" w:firstRow="0" w:lastRow="0" w:firstColumn="0" w:lastColumn="0" w:oddVBand="0" w:evenVBand="0" w:oddHBand="0" w:evenHBand="0" w:firstRowFirstColumn="0" w:firstRowLastColumn="0" w:lastRowFirstColumn="0" w:lastRowLastColumn="0"/>
              <w:rPr>
                <w:del w:id="778" w:author="Sophie Emilie Søborg Agger" w:date="2020-07-22T12:52:00Z"/>
                <w:rFonts w:ascii="Calibri" w:eastAsia="Times New Roman" w:hAnsi="Calibri" w:cs="Calibri"/>
                <w:color w:val="000000"/>
                <w:sz w:val="16"/>
                <w:szCs w:val="16"/>
                <w:rPrChange w:id="779" w:author="Sophie Emilie Søborg Agger" w:date="2020-07-27T12:01:00Z">
                  <w:rPr>
                    <w:del w:id="780" w:author="Sophie Emilie Søborg Agger" w:date="2020-07-22T12:52:00Z"/>
                    <w:rFonts w:ascii="Calibri" w:eastAsia="Times New Roman" w:hAnsi="Calibri" w:cs="Calibri"/>
                    <w:color w:val="000000"/>
                    <w:sz w:val="16"/>
                    <w:szCs w:val="16"/>
                    <w:lang w:val="da-DK"/>
                  </w:rPr>
                </w:rPrChange>
              </w:rPr>
            </w:pPr>
            <w:del w:id="781" w:author="Sophie Emilie Søborg Agger" w:date="2020-07-22T12:52:00Z">
              <w:r w:rsidRPr="00362AD0" w:rsidDel="00980AEF">
                <w:rPr>
                  <w:rFonts w:ascii="Calibri" w:eastAsia="Times New Roman" w:hAnsi="Calibri" w:cs="Calibri"/>
                  <w:color w:val="000000"/>
                  <w:sz w:val="16"/>
                  <w:szCs w:val="16"/>
                  <w:rPrChange w:id="782" w:author="Sophie Emilie Søborg Agger" w:date="2020-07-27T12:01:00Z">
                    <w:rPr>
                      <w:rFonts w:ascii="Calibri" w:eastAsia="Times New Roman" w:hAnsi="Calibri" w:cs="Calibri"/>
                      <w:color w:val="000000"/>
                      <w:sz w:val="16"/>
                      <w:szCs w:val="16"/>
                      <w:lang w:val="da-DK"/>
                    </w:rPr>
                  </w:rPrChange>
                </w:rPr>
                <w:delText>0.90</w:delText>
              </w:r>
            </w:del>
          </w:p>
        </w:tc>
        <w:tc>
          <w:tcPr>
            <w:tcW w:w="643" w:type="dxa"/>
            <w:noWrap/>
            <w:hideMark/>
          </w:tcPr>
          <w:p w14:paraId="7D62E0AE" w14:textId="232C6A13" w:rsidR="00623EF9" w:rsidRPr="00362AD0" w:rsidDel="00980AEF" w:rsidRDefault="00623EF9" w:rsidP="00EB038B">
            <w:pPr>
              <w:jc w:val="right"/>
              <w:cnfStyle w:val="000000000000" w:firstRow="0" w:lastRow="0" w:firstColumn="0" w:lastColumn="0" w:oddVBand="0" w:evenVBand="0" w:oddHBand="0" w:evenHBand="0" w:firstRowFirstColumn="0" w:firstRowLastColumn="0" w:lastRowFirstColumn="0" w:lastRowLastColumn="0"/>
              <w:rPr>
                <w:del w:id="783" w:author="Sophie Emilie Søborg Agger" w:date="2020-07-22T12:52:00Z"/>
                <w:rFonts w:ascii="Calibri" w:eastAsia="Times New Roman" w:hAnsi="Calibri" w:cs="Calibri"/>
                <w:color w:val="000000"/>
                <w:sz w:val="16"/>
                <w:szCs w:val="16"/>
                <w:rPrChange w:id="784" w:author="Sophie Emilie Søborg Agger" w:date="2020-07-27T12:01:00Z">
                  <w:rPr>
                    <w:del w:id="785" w:author="Sophie Emilie Søborg Agger" w:date="2020-07-22T12:52:00Z"/>
                    <w:rFonts w:ascii="Calibri" w:eastAsia="Times New Roman" w:hAnsi="Calibri" w:cs="Calibri"/>
                    <w:color w:val="000000"/>
                    <w:sz w:val="16"/>
                    <w:szCs w:val="16"/>
                    <w:lang w:val="da-DK"/>
                  </w:rPr>
                </w:rPrChange>
              </w:rPr>
            </w:pPr>
            <w:del w:id="786" w:author="Sophie Emilie Søborg Agger" w:date="2020-07-22T12:52:00Z">
              <w:r w:rsidRPr="00362AD0" w:rsidDel="00980AEF">
                <w:rPr>
                  <w:rFonts w:ascii="Calibri" w:eastAsia="Times New Roman" w:hAnsi="Calibri" w:cs="Calibri"/>
                  <w:color w:val="000000"/>
                  <w:sz w:val="16"/>
                  <w:szCs w:val="16"/>
                  <w:rPrChange w:id="787" w:author="Sophie Emilie Søborg Agger" w:date="2020-07-27T12:01:00Z">
                    <w:rPr>
                      <w:rFonts w:ascii="Calibri" w:eastAsia="Times New Roman" w:hAnsi="Calibri" w:cs="Calibri"/>
                      <w:color w:val="000000"/>
                      <w:sz w:val="16"/>
                      <w:szCs w:val="16"/>
                      <w:lang w:val="da-DK"/>
                    </w:rPr>
                  </w:rPrChange>
                </w:rPr>
                <w:delText>5.</w:delText>
              </w:r>
            </w:del>
            <w:del w:id="788" w:author="Sophie Emilie Søborg Agger" w:date="2020-07-12T18:49:00Z">
              <w:r w:rsidRPr="00362AD0" w:rsidDel="006007AB">
                <w:rPr>
                  <w:rFonts w:ascii="Calibri" w:eastAsia="Times New Roman" w:hAnsi="Calibri" w:cs="Calibri"/>
                  <w:color w:val="000000"/>
                  <w:sz w:val="16"/>
                  <w:szCs w:val="16"/>
                  <w:rPrChange w:id="789" w:author="Sophie Emilie Søborg Agger" w:date="2020-07-27T12:01:00Z">
                    <w:rPr>
                      <w:rFonts w:ascii="Calibri" w:eastAsia="Times New Roman" w:hAnsi="Calibri" w:cs="Calibri"/>
                      <w:color w:val="000000"/>
                      <w:sz w:val="16"/>
                      <w:szCs w:val="16"/>
                      <w:lang w:val="da-DK"/>
                    </w:rPr>
                  </w:rPrChange>
                </w:rPr>
                <w:delText>05</w:delText>
              </w:r>
            </w:del>
          </w:p>
        </w:tc>
        <w:tc>
          <w:tcPr>
            <w:tcW w:w="580" w:type="dxa"/>
            <w:noWrap/>
            <w:hideMark/>
          </w:tcPr>
          <w:p w14:paraId="55526254" w14:textId="79EE1066" w:rsidR="00623EF9" w:rsidRPr="00362AD0" w:rsidDel="00980AEF" w:rsidRDefault="00623EF9" w:rsidP="00EB038B">
            <w:pPr>
              <w:jc w:val="right"/>
              <w:cnfStyle w:val="000000000000" w:firstRow="0" w:lastRow="0" w:firstColumn="0" w:lastColumn="0" w:oddVBand="0" w:evenVBand="0" w:oddHBand="0" w:evenHBand="0" w:firstRowFirstColumn="0" w:firstRowLastColumn="0" w:lastRowFirstColumn="0" w:lastRowLastColumn="0"/>
              <w:rPr>
                <w:del w:id="790" w:author="Sophie Emilie Søborg Agger" w:date="2020-07-22T12:52:00Z"/>
                <w:rFonts w:ascii="Calibri" w:eastAsia="Times New Roman" w:hAnsi="Calibri" w:cs="Calibri"/>
                <w:color w:val="000000"/>
                <w:sz w:val="16"/>
                <w:szCs w:val="16"/>
                <w:rPrChange w:id="791" w:author="Sophie Emilie Søborg Agger" w:date="2020-07-27T12:01:00Z">
                  <w:rPr>
                    <w:del w:id="792" w:author="Sophie Emilie Søborg Agger" w:date="2020-07-22T12:52:00Z"/>
                    <w:rFonts w:ascii="Calibri" w:eastAsia="Times New Roman" w:hAnsi="Calibri" w:cs="Calibri"/>
                    <w:color w:val="000000"/>
                    <w:sz w:val="16"/>
                    <w:szCs w:val="16"/>
                    <w:lang w:val="da-DK"/>
                  </w:rPr>
                </w:rPrChange>
              </w:rPr>
            </w:pPr>
            <w:del w:id="793" w:author="Sophie Emilie Søborg Agger" w:date="2020-07-22T12:52:00Z">
              <w:r w:rsidRPr="00362AD0" w:rsidDel="00980AEF">
                <w:rPr>
                  <w:rFonts w:ascii="Calibri" w:eastAsia="Times New Roman" w:hAnsi="Calibri" w:cs="Calibri"/>
                  <w:color w:val="000000"/>
                  <w:sz w:val="16"/>
                  <w:szCs w:val="16"/>
                  <w:rPrChange w:id="794" w:author="Sophie Emilie Søborg Agger" w:date="2020-07-27T12:01:00Z">
                    <w:rPr>
                      <w:rFonts w:ascii="Calibri" w:eastAsia="Times New Roman" w:hAnsi="Calibri" w:cs="Calibri"/>
                      <w:color w:val="000000"/>
                      <w:sz w:val="16"/>
                      <w:szCs w:val="16"/>
                      <w:lang w:val="da-DK"/>
                    </w:rPr>
                  </w:rPrChange>
                </w:rPr>
                <w:delText>0.74</w:delText>
              </w:r>
            </w:del>
          </w:p>
        </w:tc>
        <w:tc>
          <w:tcPr>
            <w:tcW w:w="781" w:type="dxa"/>
            <w:noWrap/>
            <w:hideMark/>
          </w:tcPr>
          <w:p w14:paraId="549318BD" w14:textId="3CF80D6B" w:rsidR="00623EF9" w:rsidRPr="00362AD0" w:rsidDel="00980AEF" w:rsidRDefault="00623EF9" w:rsidP="00EB038B">
            <w:pPr>
              <w:jc w:val="right"/>
              <w:cnfStyle w:val="000000000000" w:firstRow="0" w:lastRow="0" w:firstColumn="0" w:lastColumn="0" w:oddVBand="0" w:evenVBand="0" w:oddHBand="0" w:evenHBand="0" w:firstRowFirstColumn="0" w:firstRowLastColumn="0" w:lastRowFirstColumn="0" w:lastRowLastColumn="0"/>
              <w:rPr>
                <w:del w:id="795" w:author="Sophie Emilie Søborg Agger" w:date="2020-07-22T12:52:00Z"/>
                <w:rFonts w:ascii="Calibri" w:eastAsia="Times New Roman" w:hAnsi="Calibri" w:cs="Calibri"/>
                <w:color w:val="000000"/>
                <w:sz w:val="16"/>
                <w:szCs w:val="16"/>
                <w:rPrChange w:id="796" w:author="Sophie Emilie Søborg Agger" w:date="2020-07-27T12:01:00Z">
                  <w:rPr>
                    <w:del w:id="797" w:author="Sophie Emilie Søborg Agger" w:date="2020-07-22T12:52:00Z"/>
                    <w:rFonts w:ascii="Calibri" w:eastAsia="Times New Roman" w:hAnsi="Calibri" w:cs="Calibri"/>
                    <w:color w:val="000000"/>
                    <w:sz w:val="16"/>
                    <w:szCs w:val="16"/>
                    <w:lang w:val="da-DK"/>
                  </w:rPr>
                </w:rPrChange>
              </w:rPr>
            </w:pPr>
            <w:del w:id="798" w:author="Sophie Emilie Søborg Agger" w:date="2020-07-22T12:52:00Z">
              <w:r w:rsidRPr="00362AD0" w:rsidDel="00980AEF">
                <w:rPr>
                  <w:rFonts w:ascii="Calibri" w:eastAsia="Times New Roman" w:hAnsi="Calibri" w:cs="Calibri"/>
                  <w:color w:val="000000"/>
                  <w:sz w:val="16"/>
                  <w:szCs w:val="16"/>
                  <w:rPrChange w:id="799" w:author="Sophie Emilie Søborg Agger" w:date="2020-07-27T12:01:00Z">
                    <w:rPr>
                      <w:rFonts w:ascii="Calibri" w:eastAsia="Times New Roman" w:hAnsi="Calibri" w:cs="Calibri"/>
                      <w:color w:val="000000"/>
                      <w:sz w:val="16"/>
                      <w:szCs w:val="16"/>
                      <w:lang w:val="da-DK"/>
                    </w:rPr>
                  </w:rPrChange>
                </w:rPr>
                <w:delText>0.03</w:delText>
              </w:r>
            </w:del>
          </w:p>
        </w:tc>
        <w:tc>
          <w:tcPr>
            <w:tcW w:w="1557" w:type="dxa"/>
            <w:gridSpan w:val="2"/>
            <w:noWrap/>
            <w:hideMark/>
          </w:tcPr>
          <w:p w14:paraId="2A28FDE7" w14:textId="13279F29" w:rsidR="00623EF9" w:rsidRPr="00362AD0" w:rsidDel="00980AEF" w:rsidRDefault="00623EF9" w:rsidP="00EB038B">
            <w:pPr>
              <w:cnfStyle w:val="000000000000" w:firstRow="0" w:lastRow="0" w:firstColumn="0" w:lastColumn="0" w:oddVBand="0" w:evenVBand="0" w:oddHBand="0" w:evenHBand="0" w:firstRowFirstColumn="0" w:firstRowLastColumn="0" w:lastRowFirstColumn="0" w:lastRowLastColumn="0"/>
              <w:rPr>
                <w:del w:id="800" w:author="Sophie Emilie Søborg Agger" w:date="2020-07-22T12:52:00Z"/>
                <w:rFonts w:ascii="Calibri" w:eastAsia="Times New Roman" w:hAnsi="Calibri" w:cs="Calibri"/>
                <w:color w:val="000000"/>
                <w:sz w:val="16"/>
                <w:szCs w:val="16"/>
                <w:rPrChange w:id="801" w:author="Sophie Emilie Søborg Agger" w:date="2020-07-27T12:01:00Z">
                  <w:rPr>
                    <w:del w:id="802" w:author="Sophie Emilie Søborg Agger" w:date="2020-07-22T12:52:00Z"/>
                    <w:rFonts w:ascii="Calibri" w:eastAsia="Times New Roman" w:hAnsi="Calibri" w:cs="Calibri"/>
                    <w:color w:val="000000"/>
                    <w:sz w:val="16"/>
                    <w:szCs w:val="16"/>
                    <w:lang w:val="da-DK"/>
                  </w:rPr>
                </w:rPrChange>
              </w:rPr>
            </w:pPr>
            <w:del w:id="803" w:author="Sophie Emilie Søborg Agger" w:date="2020-07-22T12:52:00Z">
              <w:r w:rsidRPr="00362AD0" w:rsidDel="00980AEF">
                <w:rPr>
                  <w:rFonts w:ascii="Calibri" w:eastAsia="Times New Roman" w:hAnsi="Calibri" w:cs="Calibri"/>
                  <w:color w:val="000000"/>
                  <w:sz w:val="16"/>
                  <w:szCs w:val="16"/>
                  <w:rPrChange w:id="804" w:author="Sophie Emilie Søborg Agger" w:date="2020-07-27T12:01:00Z">
                    <w:rPr>
                      <w:rFonts w:ascii="Calibri" w:eastAsia="Times New Roman" w:hAnsi="Calibri" w:cs="Calibri"/>
                      <w:color w:val="000000"/>
                      <w:sz w:val="16"/>
                      <w:szCs w:val="16"/>
                      <w:lang w:val="da-DK"/>
                    </w:rPr>
                  </w:rPrChange>
                </w:rPr>
                <w:delText>IMPACT=MODIFIER</w:delText>
              </w:r>
            </w:del>
          </w:p>
          <w:p w14:paraId="01A14856" w14:textId="7211A0D6" w:rsidR="00623EF9" w:rsidRPr="00362AD0" w:rsidDel="00980AEF" w:rsidRDefault="00623EF9" w:rsidP="00EB038B">
            <w:pPr>
              <w:cnfStyle w:val="000000000000" w:firstRow="0" w:lastRow="0" w:firstColumn="0" w:lastColumn="0" w:oddVBand="0" w:evenVBand="0" w:oddHBand="0" w:evenHBand="0" w:firstRowFirstColumn="0" w:firstRowLastColumn="0" w:lastRowFirstColumn="0" w:lastRowLastColumn="0"/>
              <w:rPr>
                <w:del w:id="805" w:author="Sophie Emilie Søborg Agger" w:date="2020-07-22T12:52:00Z"/>
                <w:rFonts w:ascii="Calibri" w:eastAsia="Times New Roman" w:hAnsi="Calibri" w:cs="Calibri"/>
                <w:color w:val="000000"/>
                <w:sz w:val="16"/>
                <w:szCs w:val="16"/>
                <w:rPrChange w:id="806" w:author="Sophie Emilie Søborg Agger" w:date="2020-07-27T12:01:00Z">
                  <w:rPr>
                    <w:del w:id="807" w:author="Sophie Emilie Søborg Agger" w:date="2020-07-22T12:52:00Z"/>
                    <w:rFonts w:ascii="Calibri" w:eastAsia="Times New Roman" w:hAnsi="Calibri" w:cs="Calibri"/>
                    <w:color w:val="000000"/>
                    <w:sz w:val="16"/>
                    <w:szCs w:val="16"/>
                    <w:lang w:val="da-DK"/>
                  </w:rPr>
                </w:rPrChange>
              </w:rPr>
            </w:pPr>
            <w:del w:id="808" w:author="Sophie Emilie Søborg Agger" w:date="2020-07-22T12:52:00Z">
              <w:r w:rsidRPr="00362AD0" w:rsidDel="00980AEF">
                <w:rPr>
                  <w:rFonts w:ascii="Calibri" w:eastAsia="Times New Roman" w:hAnsi="Calibri" w:cs="Calibri"/>
                  <w:color w:val="000000"/>
                  <w:sz w:val="16"/>
                  <w:szCs w:val="16"/>
                  <w:rPrChange w:id="809" w:author="Sophie Emilie Søborg Agger" w:date="2020-07-27T12:01:00Z">
                    <w:rPr>
                      <w:rFonts w:ascii="Calibri" w:eastAsia="Times New Roman" w:hAnsi="Calibri" w:cs="Calibri"/>
                      <w:color w:val="000000"/>
                      <w:sz w:val="16"/>
                      <w:szCs w:val="16"/>
                      <w:lang w:val="da-DK"/>
                    </w:rPr>
                  </w:rPrChange>
                </w:rPr>
                <w:delText>STRAND=1</w:delText>
              </w:r>
            </w:del>
          </w:p>
        </w:tc>
        <w:tc>
          <w:tcPr>
            <w:tcW w:w="542" w:type="dxa"/>
            <w:gridSpan w:val="2"/>
            <w:noWrap/>
            <w:hideMark/>
          </w:tcPr>
          <w:p w14:paraId="2360AE50" w14:textId="295433BF" w:rsidR="00623EF9" w:rsidRPr="00362AD0" w:rsidDel="00980AEF" w:rsidRDefault="00623EF9" w:rsidP="00EB038B">
            <w:pPr>
              <w:jc w:val="right"/>
              <w:cnfStyle w:val="000000000000" w:firstRow="0" w:lastRow="0" w:firstColumn="0" w:lastColumn="0" w:oddVBand="0" w:evenVBand="0" w:oddHBand="0" w:evenHBand="0" w:firstRowFirstColumn="0" w:firstRowLastColumn="0" w:lastRowFirstColumn="0" w:lastRowLastColumn="0"/>
              <w:rPr>
                <w:del w:id="810" w:author="Sophie Emilie Søborg Agger" w:date="2020-07-22T12:52:00Z"/>
                <w:rFonts w:ascii="Calibri" w:eastAsia="Times New Roman" w:hAnsi="Calibri" w:cs="Calibri"/>
                <w:color w:val="000000"/>
                <w:sz w:val="16"/>
                <w:szCs w:val="16"/>
                <w:rPrChange w:id="811" w:author="Sophie Emilie Søborg Agger" w:date="2020-07-27T12:01:00Z">
                  <w:rPr>
                    <w:del w:id="812" w:author="Sophie Emilie Søborg Agger" w:date="2020-07-22T12:52:00Z"/>
                    <w:rFonts w:ascii="Calibri" w:eastAsia="Times New Roman" w:hAnsi="Calibri" w:cs="Calibri"/>
                    <w:color w:val="000000"/>
                    <w:sz w:val="16"/>
                    <w:szCs w:val="16"/>
                    <w:lang w:val="da-DK"/>
                  </w:rPr>
                </w:rPrChange>
              </w:rPr>
            </w:pPr>
            <w:del w:id="813" w:author="Sophie Emilie Søborg Agger" w:date="2020-07-22T12:52:00Z">
              <w:r w:rsidRPr="00362AD0" w:rsidDel="00980AEF">
                <w:rPr>
                  <w:rFonts w:ascii="Calibri" w:eastAsia="Times New Roman" w:hAnsi="Calibri" w:cs="Calibri"/>
                  <w:color w:val="000000"/>
                  <w:sz w:val="16"/>
                  <w:szCs w:val="16"/>
                  <w:rPrChange w:id="814" w:author="Sophie Emilie Søborg Agger" w:date="2020-07-27T12:01:00Z">
                    <w:rPr>
                      <w:rFonts w:ascii="Calibri" w:eastAsia="Times New Roman" w:hAnsi="Calibri" w:cs="Calibri"/>
                      <w:color w:val="000000"/>
                      <w:sz w:val="16"/>
                      <w:szCs w:val="16"/>
                      <w:lang w:val="da-DK"/>
                    </w:rPr>
                  </w:rPrChange>
                </w:rPr>
                <w:delText>38</w:delText>
              </w:r>
            </w:del>
          </w:p>
        </w:tc>
        <w:tc>
          <w:tcPr>
            <w:tcW w:w="691" w:type="dxa"/>
            <w:noWrap/>
            <w:hideMark/>
          </w:tcPr>
          <w:p w14:paraId="4F0BE6D7" w14:textId="1E51DF8F" w:rsidR="00623EF9" w:rsidRPr="00362AD0" w:rsidDel="00980AEF" w:rsidRDefault="00623EF9" w:rsidP="00EB038B">
            <w:pPr>
              <w:jc w:val="right"/>
              <w:cnfStyle w:val="000000000000" w:firstRow="0" w:lastRow="0" w:firstColumn="0" w:lastColumn="0" w:oddVBand="0" w:evenVBand="0" w:oddHBand="0" w:evenHBand="0" w:firstRowFirstColumn="0" w:firstRowLastColumn="0" w:lastRowFirstColumn="0" w:lastRowLastColumn="0"/>
              <w:rPr>
                <w:del w:id="815" w:author="Sophie Emilie Søborg Agger" w:date="2020-07-22T12:52:00Z"/>
                <w:rFonts w:ascii="Calibri" w:eastAsia="Times New Roman" w:hAnsi="Calibri" w:cs="Calibri"/>
                <w:color w:val="000000"/>
                <w:sz w:val="16"/>
                <w:szCs w:val="16"/>
                <w:rPrChange w:id="816" w:author="Sophie Emilie Søborg Agger" w:date="2020-07-27T12:01:00Z">
                  <w:rPr>
                    <w:del w:id="817" w:author="Sophie Emilie Søborg Agger" w:date="2020-07-22T12:52:00Z"/>
                    <w:rFonts w:ascii="Calibri" w:eastAsia="Times New Roman" w:hAnsi="Calibri" w:cs="Calibri"/>
                    <w:color w:val="000000"/>
                    <w:sz w:val="16"/>
                    <w:szCs w:val="16"/>
                    <w:lang w:val="da-DK"/>
                  </w:rPr>
                </w:rPrChange>
              </w:rPr>
            </w:pPr>
            <w:del w:id="818" w:author="Sophie Emilie Søborg Agger" w:date="2020-07-22T12:52:00Z">
              <w:r w:rsidRPr="00362AD0" w:rsidDel="00980AEF">
                <w:rPr>
                  <w:rFonts w:ascii="Calibri" w:eastAsia="Times New Roman" w:hAnsi="Calibri" w:cs="Calibri"/>
                  <w:color w:val="000000"/>
                  <w:sz w:val="16"/>
                  <w:szCs w:val="16"/>
                  <w:rPrChange w:id="819" w:author="Sophie Emilie Søborg Agger" w:date="2020-07-27T12:01:00Z">
                    <w:rPr>
                      <w:rFonts w:ascii="Calibri" w:eastAsia="Times New Roman" w:hAnsi="Calibri" w:cs="Calibri"/>
                      <w:color w:val="000000"/>
                      <w:sz w:val="16"/>
                      <w:szCs w:val="16"/>
                      <w:lang w:val="da-DK"/>
                    </w:rPr>
                  </w:rPrChange>
                </w:rPr>
                <w:delText>316</w:delText>
              </w:r>
            </w:del>
          </w:p>
        </w:tc>
      </w:tr>
      <w:tr w:rsidR="006007AB" w:rsidRPr="00BD6BC8" w:rsidDel="00980AEF" w14:paraId="0BC6FA93" w14:textId="7CB1BA19" w:rsidTr="006007AB">
        <w:trPr>
          <w:cnfStyle w:val="000000100000" w:firstRow="0" w:lastRow="0" w:firstColumn="0" w:lastColumn="0" w:oddVBand="0" w:evenVBand="0" w:oddHBand="1" w:evenHBand="0" w:firstRowFirstColumn="0" w:firstRowLastColumn="0" w:lastRowFirstColumn="0" w:lastRowLastColumn="0"/>
          <w:trHeight w:val="320"/>
          <w:del w:id="820" w:author="Sophie Emilie Søborg Agger" w:date="2020-07-22T12:52:00Z"/>
        </w:trPr>
        <w:tc>
          <w:tcPr>
            <w:cnfStyle w:val="001000000000" w:firstRow="0" w:lastRow="0" w:firstColumn="1" w:lastColumn="0" w:oddVBand="0" w:evenVBand="0" w:oddHBand="0" w:evenHBand="0" w:firstRowFirstColumn="0" w:firstRowLastColumn="0" w:lastRowFirstColumn="0" w:lastRowLastColumn="0"/>
            <w:tcW w:w="1270" w:type="dxa"/>
            <w:noWrap/>
            <w:hideMark/>
          </w:tcPr>
          <w:p w14:paraId="1D2954E7" w14:textId="2BBB3416" w:rsidR="00623EF9" w:rsidRPr="00362AD0" w:rsidDel="00980AEF" w:rsidRDefault="00623EF9" w:rsidP="00EB038B">
            <w:pPr>
              <w:rPr>
                <w:del w:id="821" w:author="Sophie Emilie Søborg Agger" w:date="2020-07-22T12:52:00Z"/>
                <w:rFonts w:ascii="Calibri" w:eastAsia="Times New Roman" w:hAnsi="Calibri" w:cs="Calibri"/>
                <w:color w:val="000000"/>
                <w:sz w:val="16"/>
                <w:szCs w:val="16"/>
                <w:rPrChange w:id="822" w:author="Sophie Emilie Søborg Agger" w:date="2020-07-27T12:01:00Z">
                  <w:rPr>
                    <w:del w:id="823" w:author="Sophie Emilie Søborg Agger" w:date="2020-07-22T12:52:00Z"/>
                    <w:rFonts w:ascii="Calibri" w:eastAsia="Times New Roman" w:hAnsi="Calibri" w:cs="Calibri"/>
                    <w:color w:val="000000"/>
                    <w:sz w:val="16"/>
                    <w:szCs w:val="16"/>
                    <w:lang w:val="da-DK"/>
                  </w:rPr>
                </w:rPrChange>
              </w:rPr>
            </w:pPr>
            <w:del w:id="824" w:author="Sophie Emilie Søborg Agger" w:date="2020-07-22T12:52:00Z">
              <w:r w:rsidRPr="00362AD0" w:rsidDel="00980AEF">
                <w:rPr>
                  <w:rFonts w:ascii="Calibri" w:eastAsia="Times New Roman" w:hAnsi="Calibri" w:cs="Calibri"/>
                  <w:color w:val="000000"/>
                  <w:sz w:val="16"/>
                  <w:szCs w:val="16"/>
                  <w:rPrChange w:id="825" w:author="Sophie Emilie Søborg Agger" w:date="2020-07-27T12:01:00Z">
                    <w:rPr>
                      <w:rFonts w:ascii="Calibri" w:eastAsia="Times New Roman" w:hAnsi="Calibri" w:cs="Calibri"/>
                      <w:color w:val="000000"/>
                      <w:sz w:val="16"/>
                      <w:szCs w:val="16"/>
                      <w:lang w:val="da-DK"/>
                    </w:rPr>
                  </w:rPrChange>
                </w:rPr>
                <w:delText>Renal dysplasia</w:delText>
              </w:r>
            </w:del>
          </w:p>
        </w:tc>
        <w:tc>
          <w:tcPr>
            <w:tcW w:w="1189" w:type="dxa"/>
            <w:noWrap/>
            <w:hideMark/>
          </w:tcPr>
          <w:p w14:paraId="55AADB63" w14:textId="47C9F454" w:rsidR="00623EF9" w:rsidRPr="00362AD0" w:rsidDel="00980AEF" w:rsidRDefault="00623EF9" w:rsidP="00EB038B">
            <w:pPr>
              <w:cnfStyle w:val="000000100000" w:firstRow="0" w:lastRow="0" w:firstColumn="0" w:lastColumn="0" w:oddVBand="0" w:evenVBand="0" w:oddHBand="1" w:evenHBand="0" w:firstRowFirstColumn="0" w:firstRowLastColumn="0" w:lastRowFirstColumn="0" w:lastRowLastColumn="0"/>
              <w:rPr>
                <w:del w:id="826" w:author="Sophie Emilie Søborg Agger" w:date="2020-07-22T12:52:00Z"/>
                <w:rFonts w:ascii="Calibri" w:eastAsia="Times New Roman" w:hAnsi="Calibri" w:cs="Calibri"/>
                <w:color w:val="000000"/>
                <w:sz w:val="16"/>
                <w:szCs w:val="16"/>
                <w:rPrChange w:id="827" w:author="Sophie Emilie Søborg Agger" w:date="2020-07-27T12:01:00Z">
                  <w:rPr>
                    <w:del w:id="828" w:author="Sophie Emilie Søborg Agger" w:date="2020-07-22T12:52:00Z"/>
                    <w:rFonts w:ascii="Calibri" w:eastAsia="Times New Roman" w:hAnsi="Calibri" w:cs="Calibri"/>
                    <w:color w:val="000000"/>
                    <w:sz w:val="16"/>
                    <w:szCs w:val="16"/>
                    <w:lang w:val="da-DK"/>
                  </w:rPr>
                </w:rPrChange>
              </w:rPr>
            </w:pPr>
            <w:del w:id="829" w:author="Sophie Emilie Søborg Agger" w:date="2020-07-22T12:52:00Z">
              <w:r w:rsidRPr="00362AD0" w:rsidDel="00980AEF">
                <w:rPr>
                  <w:rFonts w:ascii="Calibri" w:eastAsia="Times New Roman" w:hAnsi="Calibri" w:cs="Calibri"/>
                  <w:color w:val="000000"/>
                  <w:sz w:val="16"/>
                  <w:szCs w:val="16"/>
                  <w:rPrChange w:id="830" w:author="Sophie Emilie Søborg Agger" w:date="2020-07-27T12:01:00Z">
                    <w:rPr>
                      <w:rFonts w:ascii="Calibri" w:eastAsia="Times New Roman" w:hAnsi="Calibri" w:cs="Calibri"/>
                      <w:color w:val="000000"/>
                      <w:sz w:val="16"/>
                      <w:szCs w:val="16"/>
                      <w:lang w:val="da-DK"/>
                    </w:rPr>
                  </w:rPrChange>
                </w:rPr>
                <w:delText>Intron variant</w:delText>
              </w:r>
            </w:del>
          </w:p>
        </w:tc>
        <w:tc>
          <w:tcPr>
            <w:tcW w:w="728" w:type="dxa"/>
            <w:noWrap/>
            <w:hideMark/>
          </w:tcPr>
          <w:p w14:paraId="16AF4B05" w14:textId="29AF072B" w:rsidR="00623EF9" w:rsidRPr="00362AD0" w:rsidDel="00980AEF" w:rsidRDefault="00623EF9" w:rsidP="00EB038B">
            <w:pPr>
              <w:cnfStyle w:val="000000100000" w:firstRow="0" w:lastRow="0" w:firstColumn="0" w:lastColumn="0" w:oddVBand="0" w:evenVBand="0" w:oddHBand="1" w:evenHBand="0" w:firstRowFirstColumn="0" w:firstRowLastColumn="0" w:lastRowFirstColumn="0" w:lastRowLastColumn="0"/>
              <w:rPr>
                <w:del w:id="831" w:author="Sophie Emilie Søborg Agger" w:date="2020-07-22T12:52:00Z"/>
                <w:rFonts w:ascii="Calibri" w:eastAsia="Times New Roman" w:hAnsi="Calibri" w:cs="Calibri"/>
                <w:color w:val="000000"/>
                <w:sz w:val="16"/>
                <w:szCs w:val="16"/>
                <w:rPrChange w:id="832" w:author="Sophie Emilie Søborg Agger" w:date="2020-07-27T12:01:00Z">
                  <w:rPr>
                    <w:del w:id="833" w:author="Sophie Emilie Søborg Agger" w:date="2020-07-22T12:52:00Z"/>
                    <w:rFonts w:ascii="Calibri" w:eastAsia="Times New Roman" w:hAnsi="Calibri" w:cs="Calibri"/>
                    <w:color w:val="000000"/>
                    <w:sz w:val="16"/>
                    <w:szCs w:val="16"/>
                    <w:lang w:val="da-DK"/>
                  </w:rPr>
                </w:rPrChange>
              </w:rPr>
            </w:pPr>
            <w:del w:id="834" w:author="Sophie Emilie Søborg Agger" w:date="2020-07-22T12:52:00Z">
              <w:r w:rsidRPr="00362AD0" w:rsidDel="00980AEF">
                <w:rPr>
                  <w:rFonts w:ascii="Calibri" w:eastAsia="Times New Roman" w:hAnsi="Calibri" w:cs="Calibri"/>
                  <w:color w:val="000000"/>
                  <w:sz w:val="16"/>
                  <w:szCs w:val="16"/>
                  <w:rPrChange w:id="835" w:author="Sophie Emilie Søborg Agger" w:date="2020-07-27T12:01:00Z">
                    <w:rPr>
                      <w:rFonts w:ascii="Calibri" w:eastAsia="Times New Roman" w:hAnsi="Calibri" w:cs="Calibri"/>
                      <w:color w:val="000000"/>
                      <w:sz w:val="16"/>
                      <w:szCs w:val="16"/>
                      <w:lang w:val="da-DK"/>
                    </w:rPr>
                  </w:rPrChange>
                </w:rPr>
                <w:delText>CHD7</w:delText>
              </w:r>
            </w:del>
          </w:p>
        </w:tc>
        <w:tc>
          <w:tcPr>
            <w:tcW w:w="1357" w:type="dxa"/>
            <w:noWrap/>
            <w:hideMark/>
          </w:tcPr>
          <w:p w14:paraId="5DDDC16D" w14:textId="3AB2CF7E" w:rsidR="00623EF9" w:rsidRPr="00362AD0" w:rsidDel="00980AEF" w:rsidRDefault="00623EF9" w:rsidP="00EB038B">
            <w:pPr>
              <w:cnfStyle w:val="000000100000" w:firstRow="0" w:lastRow="0" w:firstColumn="0" w:lastColumn="0" w:oddVBand="0" w:evenVBand="0" w:oddHBand="1" w:evenHBand="0" w:firstRowFirstColumn="0" w:firstRowLastColumn="0" w:lastRowFirstColumn="0" w:lastRowLastColumn="0"/>
              <w:rPr>
                <w:del w:id="836" w:author="Sophie Emilie Søborg Agger" w:date="2020-07-22T12:52:00Z"/>
                <w:rFonts w:ascii="Calibri" w:eastAsia="Times New Roman" w:hAnsi="Calibri" w:cs="Calibri"/>
                <w:color w:val="000000"/>
                <w:sz w:val="16"/>
                <w:szCs w:val="16"/>
                <w:rPrChange w:id="837" w:author="Sophie Emilie Søborg Agger" w:date="2020-07-27T12:01:00Z">
                  <w:rPr>
                    <w:del w:id="838" w:author="Sophie Emilie Søborg Agger" w:date="2020-07-22T12:52:00Z"/>
                    <w:rFonts w:ascii="Calibri" w:eastAsia="Times New Roman" w:hAnsi="Calibri" w:cs="Calibri"/>
                    <w:color w:val="000000"/>
                    <w:sz w:val="16"/>
                    <w:szCs w:val="16"/>
                    <w:lang w:val="da-DK"/>
                  </w:rPr>
                </w:rPrChange>
              </w:rPr>
            </w:pPr>
            <w:del w:id="839" w:author="Sophie Emilie Søborg Agger" w:date="2020-07-22T12:52:00Z">
              <w:r w:rsidRPr="00362AD0" w:rsidDel="00980AEF">
                <w:rPr>
                  <w:rFonts w:ascii="Calibri" w:eastAsia="Times New Roman" w:hAnsi="Calibri" w:cs="Calibri"/>
                  <w:color w:val="000000"/>
                  <w:sz w:val="16"/>
                  <w:szCs w:val="16"/>
                  <w:rPrChange w:id="840" w:author="Sophie Emilie Søborg Agger" w:date="2020-07-27T12:01:00Z">
                    <w:rPr>
                      <w:rFonts w:ascii="Calibri" w:eastAsia="Times New Roman" w:hAnsi="Calibri" w:cs="Calibri"/>
                      <w:color w:val="000000"/>
                      <w:sz w:val="16"/>
                      <w:szCs w:val="16"/>
                      <w:lang w:val="da-DK"/>
                    </w:rPr>
                  </w:rPrChange>
                </w:rPr>
                <w:delText>chr29:11175957</w:delText>
              </w:r>
            </w:del>
          </w:p>
        </w:tc>
        <w:tc>
          <w:tcPr>
            <w:tcW w:w="580" w:type="dxa"/>
            <w:noWrap/>
            <w:hideMark/>
          </w:tcPr>
          <w:p w14:paraId="1F525ECC" w14:textId="78CEEA90" w:rsidR="00623EF9" w:rsidRPr="00362AD0" w:rsidDel="00980AEF" w:rsidRDefault="00623EF9" w:rsidP="00EB038B">
            <w:pPr>
              <w:jc w:val="right"/>
              <w:cnfStyle w:val="000000100000" w:firstRow="0" w:lastRow="0" w:firstColumn="0" w:lastColumn="0" w:oddVBand="0" w:evenVBand="0" w:oddHBand="1" w:evenHBand="0" w:firstRowFirstColumn="0" w:firstRowLastColumn="0" w:lastRowFirstColumn="0" w:lastRowLastColumn="0"/>
              <w:rPr>
                <w:del w:id="841" w:author="Sophie Emilie Søborg Agger" w:date="2020-07-22T12:52:00Z"/>
                <w:rFonts w:ascii="Calibri" w:eastAsia="Times New Roman" w:hAnsi="Calibri" w:cs="Calibri"/>
                <w:color w:val="000000"/>
                <w:sz w:val="16"/>
                <w:szCs w:val="16"/>
                <w:rPrChange w:id="842" w:author="Sophie Emilie Søborg Agger" w:date="2020-07-27T12:01:00Z">
                  <w:rPr>
                    <w:del w:id="843" w:author="Sophie Emilie Søborg Agger" w:date="2020-07-22T12:52:00Z"/>
                    <w:rFonts w:ascii="Calibri" w:eastAsia="Times New Roman" w:hAnsi="Calibri" w:cs="Calibri"/>
                    <w:color w:val="000000"/>
                    <w:sz w:val="16"/>
                    <w:szCs w:val="16"/>
                    <w:lang w:val="da-DK"/>
                  </w:rPr>
                </w:rPrChange>
              </w:rPr>
            </w:pPr>
            <w:del w:id="844" w:author="Sophie Emilie Søborg Agger" w:date="2020-07-22T12:52:00Z">
              <w:r w:rsidRPr="00362AD0" w:rsidDel="00980AEF">
                <w:rPr>
                  <w:rFonts w:ascii="Calibri" w:eastAsia="Times New Roman" w:hAnsi="Calibri" w:cs="Calibri"/>
                  <w:color w:val="000000"/>
                  <w:sz w:val="16"/>
                  <w:szCs w:val="16"/>
                  <w:rPrChange w:id="845" w:author="Sophie Emilie Søborg Agger" w:date="2020-07-27T12:01:00Z">
                    <w:rPr>
                      <w:rFonts w:ascii="Calibri" w:eastAsia="Times New Roman" w:hAnsi="Calibri" w:cs="Calibri"/>
                      <w:color w:val="000000"/>
                      <w:sz w:val="16"/>
                      <w:szCs w:val="16"/>
                      <w:lang w:val="da-DK"/>
                    </w:rPr>
                  </w:rPrChange>
                </w:rPr>
                <w:delText>0.90</w:delText>
              </w:r>
            </w:del>
          </w:p>
        </w:tc>
        <w:tc>
          <w:tcPr>
            <w:tcW w:w="643" w:type="dxa"/>
            <w:noWrap/>
            <w:hideMark/>
          </w:tcPr>
          <w:p w14:paraId="360B76AD" w14:textId="31F0A1B8" w:rsidR="00623EF9" w:rsidRPr="00362AD0" w:rsidDel="00980AEF" w:rsidRDefault="00623EF9" w:rsidP="00EB038B">
            <w:pPr>
              <w:jc w:val="right"/>
              <w:cnfStyle w:val="000000100000" w:firstRow="0" w:lastRow="0" w:firstColumn="0" w:lastColumn="0" w:oddVBand="0" w:evenVBand="0" w:oddHBand="1" w:evenHBand="0" w:firstRowFirstColumn="0" w:firstRowLastColumn="0" w:lastRowFirstColumn="0" w:lastRowLastColumn="0"/>
              <w:rPr>
                <w:del w:id="846" w:author="Sophie Emilie Søborg Agger" w:date="2020-07-22T12:52:00Z"/>
                <w:rFonts w:ascii="Calibri" w:eastAsia="Times New Roman" w:hAnsi="Calibri" w:cs="Calibri"/>
                <w:color w:val="000000"/>
                <w:sz w:val="16"/>
                <w:szCs w:val="16"/>
                <w:rPrChange w:id="847" w:author="Sophie Emilie Søborg Agger" w:date="2020-07-27T12:01:00Z">
                  <w:rPr>
                    <w:del w:id="848" w:author="Sophie Emilie Søborg Agger" w:date="2020-07-22T12:52:00Z"/>
                    <w:rFonts w:ascii="Calibri" w:eastAsia="Times New Roman" w:hAnsi="Calibri" w:cs="Calibri"/>
                    <w:color w:val="000000"/>
                    <w:sz w:val="16"/>
                    <w:szCs w:val="16"/>
                    <w:lang w:val="da-DK"/>
                  </w:rPr>
                </w:rPrChange>
              </w:rPr>
            </w:pPr>
            <w:del w:id="849" w:author="Sophie Emilie Søborg Agger" w:date="2020-07-22T12:52:00Z">
              <w:r w:rsidRPr="00362AD0" w:rsidDel="00980AEF">
                <w:rPr>
                  <w:rFonts w:ascii="Calibri" w:eastAsia="Times New Roman" w:hAnsi="Calibri" w:cs="Calibri"/>
                  <w:color w:val="000000"/>
                  <w:sz w:val="16"/>
                  <w:szCs w:val="16"/>
                  <w:rPrChange w:id="850" w:author="Sophie Emilie Søborg Agger" w:date="2020-07-27T12:01:00Z">
                    <w:rPr>
                      <w:rFonts w:ascii="Calibri" w:eastAsia="Times New Roman" w:hAnsi="Calibri" w:cs="Calibri"/>
                      <w:color w:val="000000"/>
                      <w:sz w:val="16"/>
                      <w:szCs w:val="16"/>
                      <w:lang w:val="da-DK"/>
                    </w:rPr>
                  </w:rPrChange>
                </w:rPr>
                <w:delText>5.</w:delText>
              </w:r>
            </w:del>
            <w:del w:id="851" w:author="Sophie Emilie Søborg Agger" w:date="2020-07-12T18:50:00Z">
              <w:r w:rsidRPr="00362AD0" w:rsidDel="006007AB">
                <w:rPr>
                  <w:rFonts w:ascii="Calibri" w:eastAsia="Times New Roman" w:hAnsi="Calibri" w:cs="Calibri"/>
                  <w:color w:val="000000"/>
                  <w:sz w:val="16"/>
                  <w:szCs w:val="16"/>
                  <w:rPrChange w:id="852" w:author="Sophie Emilie Søborg Agger" w:date="2020-07-27T12:01:00Z">
                    <w:rPr>
                      <w:rFonts w:ascii="Calibri" w:eastAsia="Times New Roman" w:hAnsi="Calibri" w:cs="Calibri"/>
                      <w:color w:val="000000"/>
                      <w:sz w:val="16"/>
                      <w:szCs w:val="16"/>
                      <w:lang w:val="da-DK"/>
                    </w:rPr>
                  </w:rPrChange>
                </w:rPr>
                <w:delText>05</w:delText>
              </w:r>
            </w:del>
          </w:p>
        </w:tc>
        <w:tc>
          <w:tcPr>
            <w:tcW w:w="580" w:type="dxa"/>
            <w:noWrap/>
            <w:hideMark/>
          </w:tcPr>
          <w:p w14:paraId="70D49805" w14:textId="7778D9F2" w:rsidR="00623EF9" w:rsidRPr="00362AD0" w:rsidDel="00980AEF" w:rsidRDefault="00623EF9" w:rsidP="00EB038B">
            <w:pPr>
              <w:jc w:val="right"/>
              <w:cnfStyle w:val="000000100000" w:firstRow="0" w:lastRow="0" w:firstColumn="0" w:lastColumn="0" w:oddVBand="0" w:evenVBand="0" w:oddHBand="1" w:evenHBand="0" w:firstRowFirstColumn="0" w:firstRowLastColumn="0" w:lastRowFirstColumn="0" w:lastRowLastColumn="0"/>
              <w:rPr>
                <w:del w:id="853" w:author="Sophie Emilie Søborg Agger" w:date="2020-07-22T12:52:00Z"/>
                <w:rFonts w:ascii="Calibri" w:eastAsia="Times New Roman" w:hAnsi="Calibri" w:cs="Calibri"/>
                <w:color w:val="000000"/>
                <w:sz w:val="16"/>
                <w:szCs w:val="16"/>
                <w:rPrChange w:id="854" w:author="Sophie Emilie Søborg Agger" w:date="2020-07-27T12:01:00Z">
                  <w:rPr>
                    <w:del w:id="855" w:author="Sophie Emilie Søborg Agger" w:date="2020-07-22T12:52:00Z"/>
                    <w:rFonts w:ascii="Calibri" w:eastAsia="Times New Roman" w:hAnsi="Calibri" w:cs="Calibri"/>
                    <w:color w:val="000000"/>
                    <w:sz w:val="16"/>
                    <w:szCs w:val="16"/>
                    <w:lang w:val="da-DK"/>
                  </w:rPr>
                </w:rPrChange>
              </w:rPr>
            </w:pPr>
            <w:del w:id="856" w:author="Sophie Emilie Søborg Agger" w:date="2020-07-22T12:52:00Z">
              <w:r w:rsidRPr="00362AD0" w:rsidDel="00980AEF">
                <w:rPr>
                  <w:rFonts w:ascii="Calibri" w:eastAsia="Times New Roman" w:hAnsi="Calibri" w:cs="Calibri"/>
                  <w:color w:val="000000"/>
                  <w:sz w:val="16"/>
                  <w:szCs w:val="16"/>
                  <w:rPrChange w:id="857" w:author="Sophie Emilie Søborg Agger" w:date="2020-07-27T12:01:00Z">
                    <w:rPr>
                      <w:rFonts w:ascii="Calibri" w:eastAsia="Times New Roman" w:hAnsi="Calibri" w:cs="Calibri"/>
                      <w:color w:val="000000"/>
                      <w:sz w:val="16"/>
                      <w:szCs w:val="16"/>
                      <w:lang w:val="da-DK"/>
                    </w:rPr>
                  </w:rPrChange>
                </w:rPr>
                <w:delText>0.74</w:delText>
              </w:r>
            </w:del>
          </w:p>
        </w:tc>
        <w:tc>
          <w:tcPr>
            <w:tcW w:w="781" w:type="dxa"/>
            <w:noWrap/>
            <w:hideMark/>
          </w:tcPr>
          <w:p w14:paraId="26D8FB78" w14:textId="724E0B67" w:rsidR="00623EF9" w:rsidRPr="00362AD0" w:rsidDel="00980AEF" w:rsidRDefault="00623EF9" w:rsidP="00EB038B">
            <w:pPr>
              <w:jc w:val="right"/>
              <w:cnfStyle w:val="000000100000" w:firstRow="0" w:lastRow="0" w:firstColumn="0" w:lastColumn="0" w:oddVBand="0" w:evenVBand="0" w:oddHBand="1" w:evenHBand="0" w:firstRowFirstColumn="0" w:firstRowLastColumn="0" w:lastRowFirstColumn="0" w:lastRowLastColumn="0"/>
              <w:rPr>
                <w:del w:id="858" w:author="Sophie Emilie Søborg Agger" w:date="2020-07-22T12:52:00Z"/>
                <w:rFonts w:ascii="Calibri" w:eastAsia="Times New Roman" w:hAnsi="Calibri" w:cs="Calibri"/>
                <w:color w:val="000000"/>
                <w:sz w:val="16"/>
                <w:szCs w:val="16"/>
                <w:rPrChange w:id="859" w:author="Sophie Emilie Søborg Agger" w:date="2020-07-27T12:01:00Z">
                  <w:rPr>
                    <w:del w:id="860" w:author="Sophie Emilie Søborg Agger" w:date="2020-07-22T12:52:00Z"/>
                    <w:rFonts w:ascii="Calibri" w:eastAsia="Times New Roman" w:hAnsi="Calibri" w:cs="Calibri"/>
                    <w:color w:val="000000"/>
                    <w:sz w:val="16"/>
                    <w:szCs w:val="16"/>
                    <w:lang w:val="da-DK"/>
                  </w:rPr>
                </w:rPrChange>
              </w:rPr>
            </w:pPr>
            <w:del w:id="861" w:author="Sophie Emilie Søborg Agger" w:date="2020-07-22T12:52:00Z">
              <w:r w:rsidRPr="00362AD0" w:rsidDel="00980AEF">
                <w:rPr>
                  <w:rFonts w:ascii="Calibri" w:eastAsia="Times New Roman" w:hAnsi="Calibri" w:cs="Calibri"/>
                  <w:color w:val="000000"/>
                  <w:sz w:val="16"/>
                  <w:szCs w:val="16"/>
                  <w:rPrChange w:id="862" w:author="Sophie Emilie Søborg Agger" w:date="2020-07-27T12:01:00Z">
                    <w:rPr>
                      <w:rFonts w:ascii="Calibri" w:eastAsia="Times New Roman" w:hAnsi="Calibri" w:cs="Calibri"/>
                      <w:color w:val="000000"/>
                      <w:sz w:val="16"/>
                      <w:szCs w:val="16"/>
                      <w:lang w:val="da-DK"/>
                    </w:rPr>
                  </w:rPrChange>
                </w:rPr>
                <w:delText>0.03</w:delText>
              </w:r>
            </w:del>
          </w:p>
        </w:tc>
        <w:tc>
          <w:tcPr>
            <w:tcW w:w="1557" w:type="dxa"/>
            <w:gridSpan w:val="2"/>
            <w:noWrap/>
            <w:hideMark/>
          </w:tcPr>
          <w:p w14:paraId="6D33E39D" w14:textId="37185D3D" w:rsidR="00623EF9" w:rsidRPr="00362AD0" w:rsidDel="00980AEF" w:rsidRDefault="00623EF9" w:rsidP="00EB038B">
            <w:pPr>
              <w:cnfStyle w:val="000000100000" w:firstRow="0" w:lastRow="0" w:firstColumn="0" w:lastColumn="0" w:oddVBand="0" w:evenVBand="0" w:oddHBand="1" w:evenHBand="0" w:firstRowFirstColumn="0" w:firstRowLastColumn="0" w:lastRowFirstColumn="0" w:lastRowLastColumn="0"/>
              <w:rPr>
                <w:del w:id="863" w:author="Sophie Emilie Søborg Agger" w:date="2020-07-22T12:52:00Z"/>
                <w:rFonts w:ascii="Calibri" w:eastAsia="Times New Roman" w:hAnsi="Calibri" w:cs="Calibri"/>
                <w:color w:val="000000"/>
                <w:sz w:val="16"/>
                <w:szCs w:val="16"/>
                <w:rPrChange w:id="864" w:author="Sophie Emilie Søborg Agger" w:date="2020-07-27T12:01:00Z">
                  <w:rPr>
                    <w:del w:id="865" w:author="Sophie Emilie Søborg Agger" w:date="2020-07-22T12:52:00Z"/>
                    <w:rFonts w:ascii="Calibri" w:eastAsia="Times New Roman" w:hAnsi="Calibri" w:cs="Calibri"/>
                    <w:color w:val="000000"/>
                    <w:sz w:val="16"/>
                    <w:szCs w:val="16"/>
                    <w:lang w:val="da-DK"/>
                  </w:rPr>
                </w:rPrChange>
              </w:rPr>
            </w:pPr>
            <w:del w:id="866" w:author="Sophie Emilie Søborg Agger" w:date="2020-07-22T12:52:00Z">
              <w:r w:rsidRPr="00362AD0" w:rsidDel="00980AEF">
                <w:rPr>
                  <w:rFonts w:ascii="Calibri" w:eastAsia="Times New Roman" w:hAnsi="Calibri" w:cs="Calibri"/>
                  <w:color w:val="000000"/>
                  <w:sz w:val="16"/>
                  <w:szCs w:val="16"/>
                  <w:rPrChange w:id="867" w:author="Sophie Emilie Søborg Agger" w:date="2020-07-27T12:01:00Z">
                    <w:rPr>
                      <w:rFonts w:ascii="Calibri" w:eastAsia="Times New Roman" w:hAnsi="Calibri" w:cs="Calibri"/>
                      <w:color w:val="000000"/>
                      <w:sz w:val="16"/>
                      <w:szCs w:val="16"/>
                      <w:lang w:val="da-DK"/>
                    </w:rPr>
                  </w:rPrChange>
                </w:rPr>
                <w:delText>IMPACT=MODIFIER</w:delText>
              </w:r>
            </w:del>
          </w:p>
          <w:p w14:paraId="7AAFE0A3" w14:textId="3CBDB983" w:rsidR="00623EF9" w:rsidRPr="00362AD0" w:rsidDel="00980AEF" w:rsidRDefault="00623EF9" w:rsidP="00EB038B">
            <w:pPr>
              <w:cnfStyle w:val="000000100000" w:firstRow="0" w:lastRow="0" w:firstColumn="0" w:lastColumn="0" w:oddVBand="0" w:evenVBand="0" w:oddHBand="1" w:evenHBand="0" w:firstRowFirstColumn="0" w:firstRowLastColumn="0" w:lastRowFirstColumn="0" w:lastRowLastColumn="0"/>
              <w:rPr>
                <w:del w:id="868" w:author="Sophie Emilie Søborg Agger" w:date="2020-07-22T12:52:00Z"/>
                <w:rFonts w:ascii="Calibri" w:eastAsia="Times New Roman" w:hAnsi="Calibri" w:cs="Calibri"/>
                <w:color w:val="000000"/>
                <w:sz w:val="16"/>
                <w:szCs w:val="16"/>
                <w:rPrChange w:id="869" w:author="Sophie Emilie Søborg Agger" w:date="2020-07-27T12:01:00Z">
                  <w:rPr>
                    <w:del w:id="870" w:author="Sophie Emilie Søborg Agger" w:date="2020-07-22T12:52:00Z"/>
                    <w:rFonts w:ascii="Calibri" w:eastAsia="Times New Roman" w:hAnsi="Calibri" w:cs="Calibri"/>
                    <w:color w:val="000000"/>
                    <w:sz w:val="16"/>
                    <w:szCs w:val="16"/>
                    <w:lang w:val="da-DK"/>
                  </w:rPr>
                </w:rPrChange>
              </w:rPr>
            </w:pPr>
            <w:del w:id="871" w:author="Sophie Emilie Søborg Agger" w:date="2020-07-22T12:52:00Z">
              <w:r w:rsidRPr="00362AD0" w:rsidDel="00980AEF">
                <w:rPr>
                  <w:rFonts w:ascii="Calibri" w:eastAsia="Times New Roman" w:hAnsi="Calibri" w:cs="Calibri"/>
                  <w:color w:val="000000"/>
                  <w:sz w:val="16"/>
                  <w:szCs w:val="16"/>
                  <w:rPrChange w:id="872" w:author="Sophie Emilie Søborg Agger" w:date="2020-07-27T12:01:00Z">
                    <w:rPr>
                      <w:rFonts w:ascii="Calibri" w:eastAsia="Times New Roman" w:hAnsi="Calibri" w:cs="Calibri"/>
                      <w:color w:val="000000"/>
                      <w:sz w:val="16"/>
                      <w:szCs w:val="16"/>
                      <w:lang w:val="da-DK"/>
                    </w:rPr>
                  </w:rPrChange>
                </w:rPr>
                <w:delText>STRAND=1</w:delText>
              </w:r>
            </w:del>
          </w:p>
        </w:tc>
        <w:tc>
          <w:tcPr>
            <w:tcW w:w="542" w:type="dxa"/>
            <w:gridSpan w:val="2"/>
            <w:noWrap/>
            <w:hideMark/>
          </w:tcPr>
          <w:p w14:paraId="4849CEEA" w14:textId="5582B3F3" w:rsidR="00623EF9" w:rsidRPr="00362AD0" w:rsidDel="00980AEF" w:rsidRDefault="00623EF9" w:rsidP="00EB038B">
            <w:pPr>
              <w:jc w:val="right"/>
              <w:cnfStyle w:val="000000100000" w:firstRow="0" w:lastRow="0" w:firstColumn="0" w:lastColumn="0" w:oddVBand="0" w:evenVBand="0" w:oddHBand="1" w:evenHBand="0" w:firstRowFirstColumn="0" w:firstRowLastColumn="0" w:lastRowFirstColumn="0" w:lastRowLastColumn="0"/>
              <w:rPr>
                <w:del w:id="873" w:author="Sophie Emilie Søborg Agger" w:date="2020-07-22T12:52:00Z"/>
                <w:rFonts w:ascii="Calibri" w:eastAsia="Times New Roman" w:hAnsi="Calibri" w:cs="Calibri"/>
                <w:color w:val="000000"/>
                <w:sz w:val="16"/>
                <w:szCs w:val="16"/>
                <w:rPrChange w:id="874" w:author="Sophie Emilie Søborg Agger" w:date="2020-07-27T12:01:00Z">
                  <w:rPr>
                    <w:del w:id="875" w:author="Sophie Emilie Søborg Agger" w:date="2020-07-22T12:52:00Z"/>
                    <w:rFonts w:ascii="Calibri" w:eastAsia="Times New Roman" w:hAnsi="Calibri" w:cs="Calibri"/>
                    <w:color w:val="000000"/>
                    <w:sz w:val="16"/>
                    <w:szCs w:val="16"/>
                    <w:lang w:val="da-DK"/>
                  </w:rPr>
                </w:rPrChange>
              </w:rPr>
            </w:pPr>
            <w:del w:id="876" w:author="Sophie Emilie Søborg Agger" w:date="2020-07-22T12:52:00Z">
              <w:r w:rsidRPr="00362AD0" w:rsidDel="00980AEF">
                <w:rPr>
                  <w:rFonts w:ascii="Calibri" w:eastAsia="Times New Roman" w:hAnsi="Calibri" w:cs="Calibri"/>
                  <w:color w:val="000000"/>
                  <w:sz w:val="16"/>
                  <w:szCs w:val="16"/>
                  <w:rPrChange w:id="877" w:author="Sophie Emilie Søborg Agger" w:date="2020-07-27T12:01:00Z">
                    <w:rPr>
                      <w:rFonts w:ascii="Calibri" w:eastAsia="Times New Roman" w:hAnsi="Calibri" w:cs="Calibri"/>
                      <w:color w:val="000000"/>
                      <w:sz w:val="16"/>
                      <w:szCs w:val="16"/>
                      <w:lang w:val="da-DK"/>
                    </w:rPr>
                  </w:rPrChange>
                </w:rPr>
                <w:delText>38</w:delText>
              </w:r>
            </w:del>
          </w:p>
        </w:tc>
        <w:tc>
          <w:tcPr>
            <w:tcW w:w="691" w:type="dxa"/>
            <w:noWrap/>
            <w:hideMark/>
          </w:tcPr>
          <w:p w14:paraId="5293D108" w14:textId="123E578F" w:rsidR="00623EF9" w:rsidRPr="00362AD0" w:rsidDel="00980AEF" w:rsidRDefault="00623EF9" w:rsidP="00EB038B">
            <w:pPr>
              <w:jc w:val="right"/>
              <w:cnfStyle w:val="000000100000" w:firstRow="0" w:lastRow="0" w:firstColumn="0" w:lastColumn="0" w:oddVBand="0" w:evenVBand="0" w:oddHBand="1" w:evenHBand="0" w:firstRowFirstColumn="0" w:firstRowLastColumn="0" w:lastRowFirstColumn="0" w:lastRowLastColumn="0"/>
              <w:rPr>
                <w:del w:id="878" w:author="Sophie Emilie Søborg Agger" w:date="2020-07-22T12:52:00Z"/>
                <w:rFonts w:ascii="Calibri" w:eastAsia="Times New Roman" w:hAnsi="Calibri" w:cs="Calibri"/>
                <w:color w:val="000000"/>
                <w:sz w:val="16"/>
                <w:szCs w:val="16"/>
                <w:rPrChange w:id="879" w:author="Sophie Emilie Søborg Agger" w:date="2020-07-27T12:01:00Z">
                  <w:rPr>
                    <w:del w:id="880" w:author="Sophie Emilie Søborg Agger" w:date="2020-07-22T12:52:00Z"/>
                    <w:rFonts w:ascii="Calibri" w:eastAsia="Times New Roman" w:hAnsi="Calibri" w:cs="Calibri"/>
                    <w:color w:val="000000"/>
                    <w:sz w:val="16"/>
                    <w:szCs w:val="16"/>
                    <w:lang w:val="da-DK"/>
                  </w:rPr>
                </w:rPrChange>
              </w:rPr>
            </w:pPr>
            <w:del w:id="881" w:author="Sophie Emilie Søborg Agger" w:date="2020-07-22T12:52:00Z">
              <w:r w:rsidRPr="00362AD0" w:rsidDel="00980AEF">
                <w:rPr>
                  <w:rFonts w:ascii="Calibri" w:eastAsia="Times New Roman" w:hAnsi="Calibri" w:cs="Calibri"/>
                  <w:color w:val="000000"/>
                  <w:sz w:val="16"/>
                  <w:szCs w:val="16"/>
                  <w:rPrChange w:id="882" w:author="Sophie Emilie Søborg Agger" w:date="2020-07-27T12:01:00Z">
                    <w:rPr>
                      <w:rFonts w:ascii="Calibri" w:eastAsia="Times New Roman" w:hAnsi="Calibri" w:cs="Calibri"/>
                      <w:color w:val="000000"/>
                      <w:sz w:val="16"/>
                      <w:szCs w:val="16"/>
                      <w:lang w:val="da-DK"/>
                    </w:rPr>
                  </w:rPrChange>
                </w:rPr>
                <w:delText>318</w:delText>
              </w:r>
            </w:del>
          </w:p>
        </w:tc>
      </w:tr>
      <w:tr w:rsidR="006007AB" w:rsidRPr="00BD6BC8" w:rsidDel="00980AEF" w14:paraId="5ED31F8F" w14:textId="67E3E6E8" w:rsidTr="006007AB">
        <w:trPr>
          <w:trHeight w:val="320"/>
          <w:del w:id="883" w:author="Sophie Emilie Søborg Agger" w:date="2020-07-22T12:52:00Z"/>
        </w:trPr>
        <w:tc>
          <w:tcPr>
            <w:cnfStyle w:val="001000000000" w:firstRow="0" w:lastRow="0" w:firstColumn="1" w:lastColumn="0" w:oddVBand="0" w:evenVBand="0" w:oddHBand="0" w:evenHBand="0" w:firstRowFirstColumn="0" w:firstRowLastColumn="0" w:lastRowFirstColumn="0" w:lastRowLastColumn="0"/>
            <w:tcW w:w="1270" w:type="dxa"/>
            <w:noWrap/>
            <w:hideMark/>
          </w:tcPr>
          <w:p w14:paraId="6B8784A2" w14:textId="493D5747" w:rsidR="00623EF9" w:rsidRPr="00362AD0" w:rsidDel="00980AEF" w:rsidRDefault="00623EF9" w:rsidP="00EB038B">
            <w:pPr>
              <w:rPr>
                <w:del w:id="884" w:author="Sophie Emilie Søborg Agger" w:date="2020-07-22T12:52:00Z"/>
                <w:rFonts w:ascii="Calibri" w:eastAsia="Times New Roman" w:hAnsi="Calibri" w:cs="Calibri"/>
                <w:color w:val="000000"/>
                <w:sz w:val="16"/>
                <w:szCs w:val="16"/>
                <w:rPrChange w:id="885" w:author="Sophie Emilie Søborg Agger" w:date="2020-07-27T12:01:00Z">
                  <w:rPr>
                    <w:del w:id="886" w:author="Sophie Emilie Søborg Agger" w:date="2020-07-22T12:52:00Z"/>
                    <w:rFonts w:ascii="Calibri" w:eastAsia="Times New Roman" w:hAnsi="Calibri" w:cs="Calibri"/>
                    <w:color w:val="000000"/>
                    <w:sz w:val="16"/>
                    <w:szCs w:val="16"/>
                    <w:lang w:val="da-DK"/>
                  </w:rPr>
                </w:rPrChange>
              </w:rPr>
            </w:pPr>
            <w:del w:id="887" w:author="Sophie Emilie Søborg Agger" w:date="2020-07-22T12:52:00Z">
              <w:r w:rsidRPr="00362AD0" w:rsidDel="00980AEF">
                <w:rPr>
                  <w:rFonts w:ascii="Calibri" w:eastAsia="Times New Roman" w:hAnsi="Calibri" w:cs="Calibri"/>
                  <w:color w:val="000000"/>
                  <w:sz w:val="16"/>
                  <w:szCs w:val="16"/>
                  <w:rPrChange w:id="888" w:author="Sophie Emilie Søborg Agger" w:date="2020-07-27T12:01:00Z">
                    <w:rPr>
                      <w:rFonts w:ascii="Calibri" w:eastAsia="Times New Roman" w:hAnsi="Calibri" w:cs="Calibri"/>
                      <w:color w:val="000000"/>
                      <w:sz w:val="16"/>
                      <w:szCs w:val="16"/>
                      <w:lang w:val="da-DK"/>
                    </w:rPr>
                  </w:rPrChange>
                </w:rPr>
                <w:delText>Renal dysplasia</w:delText>
              </w:r>
            </w:del>
          </w:p>
        </w:tc>
        <w:tc>
          <w:tcPr>
            <w:tcW w:w="1189" w:type="dxa"/>
            <w:noWrap/>
            <w:hideMark/>
          </w:tcPr>
          <w:p w14:paraId="48F833A3" w14:textId="514A24EB" w:rsidR="00623EF9" w:rsidRPr="00362AD0" w:rsidDel="00980AEF" w:rsidRDefault="00623EF9" w:rsidP="00EB038B">
            <w:pPr>
              <w:cnfStyle w:val="000000000000" w:firstRow="0" w:lastRow="0" w:firstColumn="0" w:lastColumn="0" w:oddVBand="0" w:evenVBand="0" w:oddHBand="0" w:evenHBand="0" w:firstRowFirstColumn="0" w:firstRowLastColumn="0" w:lastRowFirstColumn="0" w:lastRowLastColumn="0"/>
              <w:rPr>
                <w:del w:id="889" w:author="Sophie Emilie Søborg Agger" w:date="2020-07-22T12:52:00Z"/>
                <w:rFonts w:ascii="Calibri" w:eastAsia="Times New Roman" w:hAnsi="Calibri" w:cs="Calibri"/>
                <w:color w:val="000000"/>
                <w:sz w:val="16"/>
                <w:szCs w:val="16"/>
                <w:rPrChange w:id="890" w:author="Sophie Emilie Søborg Agger" w:date="2020-07-27T12:01:00Z">
                  <w:rPr>
                    <w:del w:id="891" w:author="Sophie Emilie Søborg Agger" w:date="2020-07-22T12:52:00Z"/>
                    <w:rFonts w:ascii="Calibri" w:eastAsia="Times New Roman" w:hAnsi="Calibri" w:cs="Calibri"/>
                    <w:color w:val="000000"/>
                    <w:sz w:val="16"/>
                    <w:szCs w:val="16"/>
                    <w:lang w:val="da-DK"/>
                  </w:rPr>
                </w:rPrChange>
              </w:rPr>
            </w:pPr>
            <w:del w:id="892" w:author="Sophie Emilie Søborg Agger" w:date="2020-07-22T12:52:00Z">
              <w:r w:rsidRPr="00362AD0" w:rsidDel="00980AEF">
                <w:rPr>
                  <w:rFonts w:ascii="Calibri" w:eastAsia="Times New Roman" w:hAnsi="Calibri" w:cs="Calibri"/>
                  <w:color w:val="000000"/>
                  <w:sz w:val="16"/>
                  <w:szCs w:val="16"/>
                  <w:rPrChange w:id="893" w:author="Sophie Emilie Søborg Agger" w:date="2020-07-27T12:01:00Z">
                    <w:rPr>
                      <w:rFonts w:ascii="Calibri" w:eastAsia="Times New Roman" w:hAnsi="Calibri" w:cs="Calibri"/>
                      <w:color w:val="000000"/>
                      <w:sz w:val="16"/>
                      <w:szCs w:val="16"/>
                      <w:lang w:val="da-DK"/>
                    </w:rPr>
                  </w:rPrChange>
                </w:rPr>
                <w:delText>Intron variant</w:delText>
              </w:r>
            </w:del>
          </w:p>
        </w:tc>
        <w:tc>
          <w:tcPr>
            <w:tcW w:w="728" w:type="dxa"/>
            <w:noWrap/>
            <w:hideMark/>
          </w:tcPr>
          <w:p w14:paraId="74E1C68F" w14:textId="24773B51" w:rsidR="00623EF9" w:rsidRPr="00362AD0" w:rsidDel="00980AEF" w:rsidRDefault="00623EF9" w:rsidP="00EB038B">
            <w:pPr>
              <w:cnfStyle w:val="000000000000" w:firstRow="0" w:lastRow="0" w:firstColumn="0" w:lastColumn="0" w:oddVBand="0" w:evenVBand="0" w:oddHBand="0" w:evenHBand="0" w:firstRowFirstColumn="0" w:firstRowLastColumn="0" w:lastRowFirstColumn="0" w:lastRowLastColumn="0"/>
              <w:rPr>
                <w:del w:id="894" w:author="Sophie Emilie Søborg Agger" w:date="2020-07-22T12:52:00Z"/>
                <w:rFonts w:ascii="Calibri" w:eastAsia="Times New Roman" w:hAnsi="Calibri" w:cs="Calibri"/>
                <w:color w:val="000000"/>
                <w:sz w:val="16"/>
                <w:szCs w:val="16"/>
                <w:rPrChange w:id="895" w:author="Sophie Emilie Søborg Agger" w:date="2020-07-27T12:01:00Z">
                  <w:rPr>
                    <w:del w:id="896" w:author="Sophie Emilie Søborg Agger" w:date="2020-07-22T12:52:00Z"/>
                    <w:rFonts w:ascii="Calibri" w:eastAsia="Times New Roman" w:hAnsi="Calibri" w:cs="Calibri"/>
                    <w:color w:val="000000"/>
                    <w:sz w:val="16"/>
                    <w:szCs w:val="16"/>
                    <w:lang w:val="da-DK"/>
                  </w:rPr>
                </w:rPrChange>
              </w:rPr>
            </w:pPr>
            <w:del w:id="897" w:author="Sophie Emilie Søborg Agger" w:date="2020-07-22T12:52:00Z">
              <w:r w:rsidRPr="00362AD0" w:rsidDel="00980AEF">
                <w:rPr>
                  <w:rFonts w:ascii="Calibri" w:eastAsia="Times New Roman" w:hAnsi="Calibri" w:cs="Calibri"/>
                  <w:color w:val="000000"/>
                  <w:sz w:val="16"/>
                  <w:szCs w:val="16"/>
                  <w:rPrChange w:id="898" w:author="Sophie Emilie Søborg Agger" w:date="2020-07-27T12:01:00Z">
                    <w:rPr>
                      <w:rFonts w:ascii="Calibri" w:eastAsia="Times New Roman" w:hAnsi="Calibri" w:cs="Calibri"/>
                      <w:color w:val="000000"/>
                      <w:sz w:val="16"/>
                      <w:szCs w:val="16"/>
                      <w:lang w:val="da-DK"/>
                    </w:rPr>
                  </w:rPrChange>
                </w:rPr>
                <w:delText>CHD7</w:delText>
              </w:r>
            </w:del>
          </w:p>
        </w:tc>
        <w:tc>
          <w:tcPr>
            <w:tcW w:w="1357" w:type="dxa"/>
            <w:noWrap/>
            <w:hideMark/>
          </w:tcPr>
          <w:p w14:paraId="148B4DB1" w14:textId="0D2B5424" w:rsidR="00623EF9" w:rsidRPr="00362AD0" w:rsidDel="00980AEF" w:rsidRDefault="00623EF9" w:rsidP="00EB038B">
            <w:pPr>
              <w:cnfStyle w:val="000000000000" w:firstRow="0" w:lastRow="0" w:firstColumn="0" w:lastColumn="0" w:oddVBand="0" w:evenVBand="0" w:oddHBand="0" w:evenHBand="0" w:firstRowFirstColumn="0" w:firstRowLastColumn="0" w:lastRowFirstColumn="0" w:lastRowLastColumn="0"/>
              <w:rPr>
                <w:del w:id="899" w:author="Sophie Emilie Søborg Agger" w:date="2020-07-22T12:52:00Z"/>
                <w:rFonts w:ascii="Calibri" w:eastAsia="Times New Roman" w:hAnsi="Calibri" w:cs="Calibri"/>
                <w:color w:val="000000"/>
                <w:sz w:val="16"/>
                <w:szCs w:val="16"/>
                <w:rPrChange w:id="900" w:author="Sophie Emilie Søborg Agger" w:date="2020-07-27T12:01:00Z">
                  <w:rPr>
                    <w:del w:id="901" w:author="Sophie Emilie Søborg Agger" w:date="2020-07-22T12:52:00Z"/>
                    <w:rFonts w:ascii="Calibri" w:eastAsia="Times New Roman" w:hAnsi="Calibri" w:cs="Calibri"/>
                    <w:color w:val="000000"/>
                    <w:sz w:val="16"/>
                    <w:szCs w:val="16"/>
                    <w:lang w:val="da-DK"/>
                  </w:rPr>
                </w:rPrChange>
              </w:rPr>
            </w:pPr>
            <w:del w:id="902" w:author="Sophie Emilie Søborg Agger" w:date="2020-07-22T12:52:00Z">
              <w:r w:rsidRPr="00362AD0" w:rsidDel="00980AEF">
                <w:rPr>
                  <w:rFonts w:ascii="Calibri" w:eastAsia="Times New Roman" w:hAnsi="Calibri" w:cs="Calibri"/>
                  <w:color w:val="000000"/>
                  <w:sz w:val="16"/>
                  <w:szCs w:val="16"/>
                  <w:rPrChange w:id="903" w:author="Sophie Emilie Søborg Agger" w:date="2020-07-27T12:01:00Z">
                    <w:rPr>
                      <w:rFonts w:ascii="Calibri" w:eastAsia="Times New Roman" w:hAnsi="Calibri" w:cs="Calibri"/>
                      <w:color w:val="000000"/>
                      <w:sz w:val="16"/>
                      <w:szCs w:val="16"/>
                      <w:lang w:val="da-DK"/>
                    </w:rPr>
                  </w:rPrChange>
                </w:rPr>
                <w:delText>chr29:11189179</w:delText>
              </w:r>
            </w:del>
          </w:p>
        </w:tc>
        <w:tc>
          <w:tcPr>
            <w:tcW w:w="580" w:type="dxa"/>
            <w:noWrap/>
            <w:hideMark/>
          </w:tcPr>
          <w:p w14:paraId="3F304EF3" w14:textId="5247A804" w:rsidR="00623EF9" w:rsidRPr="00362AD0" w:rsidDel="00980AEF" w:rsidRDefault="00623EF9" w:rsidP="00EB038B">
            <w:pPr>
              <w:jc w:val="right"/>
              <w:cnfStyle w:val="000000000000" w:firstRow="0" w:lastRow="0" w:firstColumn="0" w:lastColumn="0" w:oddVBand="0" w:evenVBand="0" w:oddHBand="0" w:evenHBand="0" w:firstRowFirstColumn="0" w:firstRowLastColumn="0" w:lastRowFirstColumn="0" w:lastRowLastColumn="0"/>
              <w:rPr>
                <w:del w:id="904" w:author="Sophie Emilie Søborg Agger" w:date="2020-07-22T12:52:00Z"/>
                <w:rFonts w:ascii="Calibri" w:eastAsia="Times New Roman" w:hAnsi="Calibri" w:cs="Calibri"/>
                <w:color w:val="000000"/>
                <w:sz w:val="16"/>
                <w:szCs w:val="16"/>
                <w:rPrChange w:id="905" w:author="Sophie Emilie Søborg Agger" w:date="2020-07-27T12:01:00Z">
                  <w:rPr>
                    <w:del w:id="906" w:author="Sophie Emilie Søborg Agger" w:date="2020-07-22T12:52:00Z"/>
                    <w:rFonts w:ascii="Calibri" w:eastAsia="Times New Roman" w:hAnsi="Calibri" w:cs="Calibri"/>
                    <w:color w:val="000000"/>
                    <w:sz w:val="16"/>
                    <w:szCs w:val="16"/>
                    <w:lang w:val="da-DK"/>
                  </w:rPr>
                </w:rPrChange>
              </w:rPr>
            </w:pPr>
            <w:del w:id="907" w:author="Sophie Emilie Søborg Agger" w:date="2020-07-22T12:52:00Z">
              <w:r w:rsidRPr="00362AD0" w:rsidDel="00980AEF">
                <w:rPr>
                  <w:rFonts w:ascii="Calibri" w:eastAsia="Times New Roman" w:hAnsi="Calibri" w:cs="Calibri"/>
                  <w:color w:val="000000"/>
                  <w:sz w:val="16"/>
                  <w:szCs w:val="16"/>
                  <w:rPrChange w:id="908" w:author="Sophie Emilie Søborg Agger" w:date="2020-07-27T12:01:00Z">
                    <w:rPr>
                      <w:rFonts w:ascii="Calibri" w:eastAsia="Times New Roman" w:hAnsi="Calibri" w:cs="Calibri"/>
                      <w:color w:val="000000"/>
                      <w:sz w:val="16"/>
                      <w:szCs w:val="16"/>
                      <w:lang w:val="da-DK"/>
                    </w:rPr>
                  </w:rPrChange>
                </w:rPr>
                <w:delText>0.91</w:delText>
              </w:r>
            </w:del>
          </w:p>
        </w:tc>
        <w:tc>
          <w:tcPr>
            <w:tcW w:w="643" w:type="dxa"/>
            <w:noWrap/>
            <w:hideMark/>
          </w:tcPr>
          <w:p w14:paraId="3B519D57" w14:textId="0D882966" w:rsidR="00623EF9" w:rsidRPr="00362AD0" w:rsidDel="00980AEF" w:rsidRDefault="00623EF9" w:rsidP="00EB038B">
            <w:pPr>
              <w:jc w:val="right"/>
              <w:cnfStyle w:val="000000000000" w:firstRow="0" w:lastRow="0" w:firstColumn="0" w:lastColumn="0" w:oddVBand="0" w:evenVBand="0" w:oddHBand="0" w:evenHBand="0" w:firstRowFirstColumn="0" w:firstRowLastColumn="0" w:lastRowFirstColumn="0" w:lastRowLastColumn="0"/>
              <w:rPr>
                <w:del w:id="909" w:author="Sophie Emilie Søborg Agger" w:date="2020-07-22T12:52:00Z"/>
                <w:rFonts w:ascii="Calibri" w:eastAsia="Times New Roman" w:hAnsi="Calibri" w:cs="Calibri"/>
                <w:color w:val="000000"/>
                <w:sz w:val="16"/>
                <w:szCs w:val="16"/>
                <w:rPrChange w:id="910" w:author="Sophie Emilie Søborg Agger" w:date="2020-07-27T12:01:00Z">
                  <w:rPr>
                    <w:del w:id="911" w:author="Sophie Emilie Søborg Agger" w:date="2020-07-22T12:52:00Z"/>
                    <w:rFonts w:ascii="Calibri" w:eastAsia="Times New Roman" w:hAnsi="Calibri" w:cs="Calibri"/>
                    <w:color w:val="000000"/>
                    <w:sz w:val="16"/>
                    <w:szCs w:val="16"/>
                    <w:lang w:val="da-DK"/>
                  </w:rPr>
                </w:rPrChange>
              </w:rPr>
            </w:pPr>
            <w:del w:id="912" w:author="Sophie Emilie Søborg Agger" w:date="2020-07-22T12:52:00Z">
              <w:r w:rsidRPr="00362AD0" w:rsidDel="00980AEF">
                <w:rPr>
                  <w:rFonts w:ascii="Calibri" w:eastAsia="Times New Roman" w:hAnsi="Calibri" w:cs="Calibri"/>
                  <w:color w:val="000000"/>
                  <w:sz w:val="16"/>
                  <w:szCs w:val="16"/>
                  <w:rPrChange w:id="913" w:author="Sophie Emilie Søborg Agger" w:date="2020-07-27T12:01:00Z">
                    <w:rPr>
                      <w:rFonts w:ascii="Calibri" w:eastAsia="Times New Roman" w:hAnsi="Calibri" w:cs="Calibri"/>
                      <w:color w:val="000000"/>
                      <w:sz w:val="16"/>
                      <w:szCs w:val="16"/>
                      <w:lang w:val="da-DK"/>
                    </w:rPr>
                  </w:rPrChange>
                </w:rPr>
                <w:delText>5.</w:delText>
              </w:r>
            </w:del>
            <w:del w:id="914" w:author="Sophie Emilie Søborg Agger" w:date="2020-07-12T18:50:00Z">
              <w:r w:rsidRPr="00362AD0" w:rsidDel="006007AB">
                <w:rPr>
                  <w:rFonts w:ascii="Calibri" w:eastAsia="Times New Roman" w:hAnsi="Calibri" w:cs="Calibri"/>
                  <w:color w:val="000000"/>
                  <w:sz w:val="16"/>
                  <w:szCs w:val="16"/>
                  <w:rPrChange w:id="915" w:author="Sophie Emilie Søborg Agger" w:date="2020-07-27T12:01:00Z">
                    <w:rPr>
                      <w:rFonts w:ascii="Calibri" w:eastAsia="Times New Roman" w:hAnsi="Calibri" w:cs="Calibri"/>
                      <w:color w:val="000000"/>
                      <w:sz w:val="16"/>
                      <w:szCs w:val="16"/>
                      <w:lang w:val="da-DK"/>
                    </w:rPr>
                  </w:rPrChange>
                </w:rPr>
                <w:delText>09</w:delText>
              </w:r>
            </w:del>
          </w:p>
        </w:tc>
        <w:tc>
          <w:tcPr>
            <w:tcW w:w="580" w:type="dxa"/>
            <w:noWrap/>
            <w:hideMark/>
          </w:tcPr>
          <w:p w14:paraId="450DDD02" w14:textId="3BA8F816" w:rsidR="00623EF9" w:rsidRPr="00362AD0" w:rsidDel="00980AEF" w:rsidRDefault="00623EF9" w:rsidP="00EB038B">
            <w:pPr>
              <w:jc w:val="right"/>
              <w:cnfStyle w:val="000000000000" w:firstRow="0" w:lastRow="0" w:firstColumn="0" w:lastColumn="0" w:oddVBand="0" w:evenVBand="0" w:oddHBand="0" w:evenHBand="0" w:firstRowFirstColumn="0" w:firstRowLastColumn="0" w:lastRowFirstColumn="0" w:lastRowLastColumn="0"/>
              <w:rPr>
                <w:del w:id="916" w:author="Sophie Emilie Søborg Agger" w:date="2020-07-22T12:52:00Z"/>
                <w:rFonts w:ascii="Calibri" w:eastAsia="Times New Roman" w:hAnsi="Calibri" w:cs="Calibri"/>
                <w:color w:val="000000"/>
                <w:sz w:val="16"/>
                <w:szCs w:val="16"/>
                <w:rPrChange w:id="917" w:author="Sophie Emilie Søborg Agger" w:date="2020-07-27T12:01:00Z">
                  <w:rPr>
                    <w:del w:id="918" w:author="Sophie Emilie Søborg Agger" w:date="2020-07-22T12:52:00Z"/>
                    <w:rFonts w:ascii="Calibri" w:eastAsia="Times New Roman" w:hAnsi="Calibri" w:cs="Calibri"/>
                    <w:color w:val="000000"/>
                    <w:sz w:val="16"/>
                    <w:szCs w:val="16"/>
                    <w:lang w:val="da-DK"/>
                  </w:rPr>
                </w:rPrChange>
              </w:rPr>
            </w:pPr>
            <w:del w:id="919" w:author="Sophie Emilie Søborg Agger" w:date="2020-07-22T12:52:00Z">
              <w:r w:rsidRPr="00362AD0" w:rsidDel="00980AEF">
                <w:rPr>
                  <w:rFonts w:ascii="Calibri" w:eastAsia="Times New Roman" w:hAnsi="Calibri" w:cs="Calibri"/>
                  <w:color w:val="000000"/>
                  <w:sz w:val="16"/>
                  <w:szCs w:val="16"/>
                  <w:rPrChange w:id="920" w:author="Sophie Emilie Søborg Agger" w:date="2020-07-27T12:01:00Z">
                    <w:rPr>
                      <w:rFonts w:ascii="Calibri" w:eastAsia="Times New Roman" w:hAnsi="Calibri" w:cs="Calibri"/>
                      <w:color w:val="000000"/>
                      <w:sz w:val="16"/>
                      <w:szCs w:val="16"/>
                      <w:lang w:val="da-DK"/>
                    </w:rPr>
                  </w:rPrChange>
                </w:rPr>
                <w:delText>0.74</w:delText>
              </w:r>
            </w:del>
          </w:p>
        </w:tc>
        <w:tc>
          <w:tcPr>
            <w:tcW w:w="781" w:type="dxa"/>
            <w:noWrap/>
            <w:hideMark/>
          </w:tcPr>
          <w:p w14:paraId="3FE47DBA" w14:textId="5C422926" w:rsidR="00623EF9" w:rsidRPr="00362AD0" w:rsidDel="00980AEF" w:rsidRDefault="00623EF9" w:rsidP="00EB038B">
            <w:pPr>
              <w:jc w:val="right"/>
              <w:cnfStyle w:val="000000000000" w:firstRow="0" w:lastRow="0" w:firstColumn="0" w:lastColumn="0" w:oddVBand="0" w:evenVBand="0" w:oddHBand="0" w:evenHBand="0" w:firstRowFirstColumn="0" w:firstRowLastColumn="0" w:lastRowFirstColumn="0" w:lastRowLastColumn="0"/>
              <w:rPr>
                <w:del w:id="921" w:author="Sophie Emilie Søborg Agger" w:date="2020-07-22T12:52:00Z"/>
                <w:rFonts w:ascii="Calibri" w:eastAsia="Times New Roman" w:hAnsi="Calibri" w:cs="Calibri"/>
                <w:color w:val="000000"/>
                <w:sz w:val="16"/>
                <w:szCs w:val="16"/>
                <w:rPrChange w:id="922" w:author="Sophie Emilie Søborg Agger" w:date="2020-07-27T12:01:00Z">
                  <w:rPr>
                    <w:del w:id="923" w:author="Sophie Emilie Søborg Agger" w:date="2020-07-22T12:52:00Z"/>
                    <w:rFonts w:ascii="Calibri" w:eastAsia="Times New Roman" w:hAnsi="Calibri" w:cs="Calibri"/>
                    <w:color w:val="000000"/>
                    <w:sz w:val="16"/>
                    <w:szCs w:val="16"/>
                    <w:lang w:val="da-DK"/>
                  </w:rPr>
                </w:rPrChange>
              </w:rPr>
            </w:pPr>
            <w:del w:id="924" w:author="Sophie Emilie Søborg Agger" w:date="2020-07-22T12:52:00Z">
              <w:r w:rsidRPr="00362AD0" w:rsidDel="00980AEF">
                <w:rPr>
                  <w:rFonts w:ascii="Calibri" w:eastAsia="Times New Roman" w:hAnsi="Calibri" w:cs="Calibri"/>
                  <w:color w:val="000000"/>
                  <w:sz w:val="16"/>
                  <w:szCs w:val="16"/>
                  <w:rPrChange w:id="925" w:author="Sophie Emilie Søborg Agger" w:date="2020-07-27T12:01:00Z">
                    <w:rPr>
                      <w:rFonts w:ascii="Calibri" w:eastAsia="Times New Roman" w:hAnsi="Calibri" w:cs="Calibri"/>
                      <w:color w:val="000000"/>
                      <w:sz w:val="16"/>
                      <w:szCs w:val="16"/>
                      <w:lang w:val="da-DK"/>
                    </w:rPr>
                  </w:rPrChange>
                </w:rPr>
                <w:delText>0.02</w:delText>
              </w:r>
            </w:del>
          </w:p>
        </w:tc>
        <w:tc>
          <w:tcPr>
            <w:tcW w:w="1557" w:type="dxa"/>
            <w:gridSpan w:val="2"/>
            <w:noWrap/>
            <w:hideMark/>
          </w:tcPr>
          <w:p w14:paraId="3BB826E8" w14:textId="713189BE" w:rsidR="00623EF9" w:rsidRPr="00362AD0" w:rsidDel="00980AEF" w:rsidRDefault="00623EF9" w:rsidP="00EB038B">
            <w:pPr>
              <w:cnfStyle w:val="000000000000" w:firstRow="0" w:lastRow="0" w:firstColumn="0" w:lastColumn="0" w:oddVBand="0" w:evenVBand="0" w:oddHBand="0" w:evenHBand="0" w:firstRowFirstColumn="0" w:firstRowLastColumn="0" w:lastRowFirstColumn="0" w:lastRowLastColumn="0"/>
              <w:rPr>
                <w:del w:id="926" w:author="Sophie Emilie Søborg Agger" w:date="2020-07-22T12:52:00Z"/>
                <w:rFonts w:ascii="Calibri" w:eastAsia="Times New Roman" w:hAnsi="Calibri" w:cs="Calibri"/>
                <w:color w:val="000000"/>
                <w:sz w:val="16"/>
                <w:szCs w:val="16"/>
                <w:rPrChange w:id="927" w:author="Sophie Emilie Søborg Agger" w:date="2020-07-27T12:01:00Z">
                  <w:rPr>
                    <w:del w:id="928" w:author="Sophie Emilie Søborg Agger" w:date="2020-07-22T12:52:00Z"/>
                    <w:rFonts w:ascii="Calibri" w:eastAsia="Times New Roman" w:hAnsi="Calibri" w:cs="Calibri"/>
                    <w:color w:val="000000"/>
                    <w:sz w:val="16"/>
                    <w:szCs w:val="16"/>
                    <w:lang w:val="da-DK"/>
                  </w:rPr>
                </w:rPrChange>
              </w:rPr>
            </w:pPr>
            <w:del w:id="929" w:author="Sophie Emilie Søborg Agger" w:date="2020-07-22T12:52:00Z">
              <w:r w:rsidRPr="00362AD0" w:rsidDel="00980AEF">
                <w:rPr>
                  <w:rFonts w:ascii="Calibri" w:eastAsia="Times New Roman" w:hAnsi="Calibri" w:cs="Calibri"/>
                  <w:color w:val="000000"/>
                  <w:sz w:val="16"/>
                  <w:szCs w:val="16"/>
                  <w:rPrChange w:id="930" w:author="Sophie Emilie Søborg Agger" w:date="2020-07-27T12:01:00Z">
                    <w:rPr>
                      <w:rFonts w:ascii="Calibri" w:eastAsia="Times New Roman" w:hAnsi="Calibri" w:cs="Calibri"/>
                      <w:color w:val="000000"/>
                      <w:sz w:val="16"/>
                      <w:szCs w:val="16"/>
                      <w:lang w:val="da-DK"/>
                    </w:rPr>
                  </w:rPrChange>
                </w:rPr>
                <w:delText>IMPACT=MODIFIER</w:delText>
              </w:r>
            </w:del>
          </w:p>
          <w:p w14:paraId="22B9600F" w14:textId="147E304B" w:rsidR="00623EF9" w:rsidRPr="00362AD0" w:rsidDel="00980AEF" w:rsidRDefault="00623EF9" w:rsidP="00EB038B">
            <w:pPr>
              <w:cnfStyle w:val="000000000000" w:firstRow="0" w:lastRow="0" w:firstColumn="0" w:lastColumn="0" w:oddVBand="0" w:evenVBand="0" w:oddHBand="0" w:evenHBand="0" w:firstRowFirstColumn="0" w:firstRowLastColumn="0" w:lastRowFirstColumn="0" w:lastRowLastColumn="0"/>
              <w:rPr>
                <w:del w:id="931" w:author="Sophie Emilie Søborg Agger" w:date="2020-07-22T12:52:00Z"/>
                <w:rFonts w:ascii="Calibri" w:eastAsia="Times New Roman" w:hAnsi="Calibri" w:cs="Calibri"/>
                <w:color w:val="000000"/>
                <w:sz w:val="16"/>
                <w:szCs w:val="16"/>
                <w:rPrChange w:id="932" w:author="Sophie Emilie Søborg Agger" w:date="2020-07-27T12:01:00Z">
                  <w:rPr>
                    <w:del w:id="933" w:author="Sophie Emilie Søborg Agger" w:date="2020-07-22T12:52:00Z"/>
                    <w:rFonts w:ascii="Calibri" w:eastAsia="Times New Roman" w:hAnsi="Calibri" w:cs="Calibri"/>
                    <w:color w:val="000000"/>
                    <w:sz w:val="16"/>
                    <w:szCs w:val="16"/>
                    <w:lang w:val="da-DK"/>
                  </w:rPr>
                </w:rPrChange>
              </w:rPr>
            </w:pPr>
            <w:del w:id="934" w:author="Sophie Emilie Søborg Agger" w:date="2020-07-22T12:52:00Z">
              <w:r w:rsidRPr="00362AD0" w:rsidDel="00980AEF">
                <w:rPr>
                  <w:rFonts w:ascii="Calibri" w:eastAsia="Times New Roman" w:hAnsi="Calibri" w:cs="Calibri"/>
                  <w:color w:val="000000"/>
                  <w:sz w:val="16"/>
                  <w:szCs w:val="16"/>
                  <w:rPrChange w:id="935" w:author="Sophie Emilie Søborg Agger" w:date="2020-07-27T12:01:00Z">
                    <w:rPr>
                      <w:rFonts w:ascii="Calibri" w:eastAsia="Times New Roman" w:hAnsi="Calibri" w:cs="Calibri"/>
                      <w:color w:val="000000"/>
                      <w:sz w:val="16"/>
                      <w:szCs w:val="16"/>
                      <w:lang w:val="da-DK"/>
                    </w:rPr>
                  </w:rPrChange>
                </w:rPr>
                <w:delText>STRAND=1</w:delText>
              </w:r>
            </w:del>
          </w:p>
        </w:tc>
        <w:tc>
          <w:tcPr>
            <w:tcW w:w="542" w:type="dxa"/>
            <w:gridSpan w:val="2"/>
            <w:noWrap/>
            <w:hideMark/>
          </w:tcPr>
          <w:p w14:paraId="3CA6E7C1" w14:textId="480F60DF" w:rsidR="00623EF9" w:rsidRPr="00362AD0" w:rsidDel="00980AEF" w:rsidRDefault="00623EF9" w:rsidP="00EB038B">
            <w:pPr>
              <w:jc w:val="right"/>
              <w:cnfStyle w:val="000000000000" w:firstRow="0" w:lastRow="0" w:firstColumn="0" w:lastColumn="0" w:oddVBand="0" w:evenVBand="0" w:oddHBand="0" w:evenHBand="0" w:firstRowFirstColumn="0" w:firstRowLastColumn="0" w:lastRowFirstColumn="0" w:lastRowLastColumn="0"/>
              <w:rPr>
                <w:del w:id="936" w:author="Sophie Emilie Søborg Agger" w:date="2020-07-22T12:52:00Z"/>
                <w:rFonts w:ascii="Calibri" w:eastAsia="Times New Roman" w:hAnsi="Calibri" w:cs="Calibri"/>
                <w:color w:val="000000"/>
                <w:sz w:val="16"/>
                <w:szCs w:val="16"/>
                <w:rPrChange w:id="937" w:author="Sophie Emilie Søborg Agger" w:date="2020-07-27T12:01:00Z">
                  <w:rPr>
                    <w:del w:id="938" w:author="Sophie Emilie Søborg Agger" w:date="2020-07-22T12:52:00Z"/>
                    <w:rFonts w:ascii="Calibri" w:eastAsia="Times New Roman" w:hAnsi="Calibri" w:cs="Calibri"/>
                    <w:color w:val="000000"/>
                    <w:sz w:val="16"/>
                    <w:szCs w:val="16"/>
                    <w:lang w:val="da-DK"/>
                  </w:rPr>
                </w:rPrChange>
              </w:rPr>
            </w:pPr>
            <w:del w:id="939" w:author="Sophie Emilie Søborg Agger" w:date="2020-07-22T12:52:00Z">
              <w:r w:rsidRPr="00362AD0" w:rsidDel="00980AEF">
                <w:rPr>
                  <w:rFonts w:ascii="Calibri" w:eastAsia="Times New Roman" w:hAnsi="Calibri" w:cs="Calibri"/>
                  <w:color w:val="000000"/>
                  <w:sz w:val="16"/>
                  <w:szCs w:val="16"/>
                  <w:rPrChange w:id="940" w:author="Sophie Emilie Søborg Agger" w:date="2020-07-27T12:01:00Z">
                    <w:rPr>
                      <w:rFonts w:ascii="Calibri" w:eastAsia="Times New Roman" w:hAnsi="Calibri" w:cs="Calibri"/>
                      <w:color w:val="000000"/>
                      <w:sz w:val="16"/>
                      <w:szCs w:val="16"/>
                      <w:lang w:val="da-DK"/>
                    </w:rPr>
                  </w:rPrChange>
                </w:rPr>
                <w:delText>38</w:delText>
              </w:r>
            </w:del>
          </w:p>
        </w:tc>
        <w:tc>
          <w:tcPr>
            <w:tcW w:w="691" w:type="dxa"/>
            <w:noWrap/>
            <w:hideMark/>
          </w:tcPr>
          <w:p w14:paraId="6A15BBD1" w14:textId="11042AA0" w:rsidR="00623EF9" w:rsidRPr="00362AD0" w:rsidDel="00980AEF" w:rsidRDefault="00623EF9" w:rsidP="00EB038B">
            <w:pPr>
              <w:jc w:val="right"/>
              <w:cnfStyle w:val="000000000000" w:firstRow="0" w:lastRow="0" w:firstColumn="0" w:lastColumn="0" w:oddVBand="0" w:evenVBand="0" w:oddHBand="0" w:evenHBand="0" w:firstRowFirstColumn="0" w:firstRowLastColumn="0" w:lastRowFirstColumn="0" w:lastRowLastColumn="0"/>
              <w:rPr>
                <w:del w:id="941" w:author="Sophie Emilie Søborg Agger" w:date="2020-07-22T12:52:00Z"/>
                <w:rFonts w:ascii="Calibri" w:eastAsia="Times New Roman" w:hAnsi="Calibri" w:cs="Calibri"/>
                <w:color w:val="000000"/>
                <w:sz w:val="16"/>
                <w:szCs w:val="16"/>
                <w:rPrChange w:id="942" w:author="Sophie Emilie Søborg Agger" w:date="2020-07-27T12:01:00Z">
                  <w:rPr>
                    <w:del w:id="943" w:author="Sophie Emilie Søborg Agger" w:date="2020-07-22T12:52:00Z"/>
                    <w:rFonts w:ascii="Calibri" w:eastAsia="Times New Roman" w:hAnsi="Calibri" w:cs="Calibri"/>
                    <w:color w:val="000000"/>
                    <w:sz w:val="16"/>
                    <w:szCs w:val="16"/>
                    <w:lang w:val="da-DK"/>
                  </w:rPr>
                </w:rPrChange>
              </w:rPr>
            </w:pPr>
            <w:del w:id="944" w:author="Sophie Emilie Søborg Agger" w:date="2020-07-22T12:52:00Z">
              <w:r w:rsidRPr="00362AD0" w:rsidDel="00980AEF">
                <w:rPr>
                  <w:rFonts w:ascii="Calibri" w:eastAsia="Times New Roman" w:hAnsi="Calibri" w:cs="Calibri"/>
                  <w:color w:val="000000"/>
                  <w:sz w:val="16"/>
                  <w:szCs w:val="16"/>
                  <w:rPrChange w:id="945" w:author="Sophie Emilie Søborg Agger" w:date="2020-07-27T12:01:00Z">
                    <w:rPr>
                      <w:rFonts w:ascii="Calibri" w:eastAsia="Times New Roman" w:hAnsi="Calibri" w:cs="Calibri"/>
                      <w:color w:val="000000"/>
                      <w:sz w:val="16"/>
                      <w:szCs w:val="16"/>
                      <w:lang w:val="da-DK"/>
                    </w:rPr>
                  </w:rPrChange>
                </w:rPr>
                <w:delText>318</w:delText>
              </w:r>
            </w:del>
          </w:p>
        </w:tc>
      </w:tr>
      <w:tr w:rsidR="006007AB" w:rsidRPr="00BD6BC8" w:rsidDel="00980AEF" w14:paraId="0FF5644C" w14:textId="1954700B" w:rsidTr="006007AB">
        <w:trPr>
          <w:cnfStyle w:val="000000100000" w:firstRow="0" w:lastRow="0" w:firstColumn="0" w:lastColumn="0" w:oddVBand="0" w:evenVBand="0" w:oddHBand="1" w:evenHBand="0" w:firstRowFirstColumn="0" w:firstRowLastColumn="0" w:lastRowFirstColumn="0" w:lastRowLastColumn="0"/>
          <w:trHeight w:val="320"/>
          <w:del w:id="946" w:author="Sophie Emilie Søborg Agger" w:date="2020-07-22T12:52:00Z"/>
        </w:trPr>
        <w:tc>
          <w:tcPr>
            <w:cnfStyle w:val="001000000000" w:firstRow="0" w:lastRow="0" w:firstColumn="1" w:lastColumn="0" w:oddVBand="0" w:evenVBand="0" w:oddHBand="0" w:evenHBand="0" w:firstRowFirstColumn="0" w:firstRowLastColumn="0" w:lastRowFirstColumn="0" w:lastRowLastColumn="0"/>
            <w:tcW w:w="1270" w:type="dxa"/>
            <w:noWrap/>
            <w:hideMark/>
          </w:tcPr>
          <w:p w14:paraId="646E9A99" w14:textId="7DAE6378" w:rsidR="00623EF9" w:rsidRPr="00362AD0" w:rsidDel="00980AEF" w:rsidRDefault="00623EF9" w:rsidP="00EB038B">
            <w:pPr>
              <w:rPr>
                <w:del w:id="947" w:author="Sophie Emilie Søborg Agger" w:date="2020-07-22T12:52:00Z"/>
                <w:rFonts w:ascii="Calibri" w:eastAsia="Times New Roman" w:hAnsi="Calibri" w:cs="Calibri"/>
                <w:color w:val="000000"/>
                <w:sz w:val="16"/>
                <w:szCs w:val="16"/>
                <w:rPrChange w:id="948" w:author="Sophie Emilie Søborg Agger" w:date="2020-07-27T12:01:00Z">
                  <w:rPr>
                    <w:del w:id="949" w:author="Sophie Emilie Søborg Agger" w:date="2020-07-22T12:52:00Z"/>
                    <w:rFonts w:ascii="Calibri" w:eastAsia="Times New Roman" w:hAnsi="Calibri" w:cs="Calibri"/>
                    <w:color w:val="000000"/>
                    <w:sz w:val="16"/>
                    <w:szCs w:val="16"/>
                    <w:lang w:val="da-DK"/>
                  </w:rPr>
                </w:rPrChange>
              </w:rPr>
            </w:pPr>
            <w:del w:id="950" w:author="Sophie Emilie Søborg Agger" w:date="2020-07-22T12:52:00Z">
              <w:r w:rsidRPr="00362AD0" w:rsidDel="00980AEF">
                <w:rPr>
                  <w:rFonts w:ascii="Calibri" w:eastAsia="Times New Roman" w:hAnsi="Calibri" w:cs="Calibri"/>
                  <w:color w:val="000000"/>
                  <w:sz w:val="16"/>
                  <w:szCs w:val="16"/>
                  <w:rPrChange w:id="951" w:author="Sophie Emilie Søborg Agger" w:date="2020-07-27T12:01:00Z">
                    <w:rPr>
                      <w:rFonts w:ascii="Calibri" w:eastAsia="Times New Roman" w:hAnsi="Calibri" w:cs="Calibri"/>
                      <w:color w:val="000000"/>
                      <w:sz w:val="16"/>
                      <w:szCs w:val="16"/>
                      <w:lang w:val="da-DK"/>
                    </w:rPr>
                  </w:rPrChange>
                </w:rPr>
                <w:delText>Renal dysplasia</w:delText>
              </w:r>
            </w:del>
          </w:p>
        </w:tc>
        <w:tc>
          <w:tcPr>
            <w:tcW w:w="1189" w:type="dxa"/>
            <w:noWrap/>
            <w:hideMark/>
          </w:tcPr>
          <w:p w14:paraId="022DBDC5" w14:textId="262AE217" w:rsidR="00623EF9" w:rsidRPr="00362AD0" w:rsidDel="00980AEF" w:rsidRDefault="00623EF9" w:rsidP="00EB038B">
            <w:pPr>
              <w:cnfStyle w:val="000000100000" w:firstRow="0" w:lastRow="0" w:firstColumn="0" w:lastColumn="0" w:oddVBand="0" w:evenVBand="0" w:oddHBand="1" w:evenHBand="0" w:firstRowFirstColumn="0" w:firstRowLastColumn="0" w:lastRowFirstColumn="0" w:lastRowLastColumn="0"/>
              <w:rPr>
                <w:del w:id="952" w:author="Sophie Emilie Søborg Agger" w:date="2020-07-22T12:52:00Z"/>
                <w:rFonts w:ascii="Calibri" w:eastAsia="Times New Roman" w:hAnsi="Calibri" w:cs="Calibri"/>
                <w:color w:val="000000"/>
                <w:sz w:val="16"/>
                <w:szCs w:val="16"/>
                <w:rPrChange w:id="953" w:author="Sophie Emilie Søborg Agger" w:date="2020-07-27T12:01:00Z">
                  <w:rPr>
                    <w:del w:id="954" w:author="Sophie Emilie Søborg Agger" w:date="2020-07-22T12:52:00Z"/>
                    <w:rFonts w:ascii="Calibri" w:eastAsia="Times New Roman" w:hAnsi="Calibri" w:cs="Calibri"/>
                    <w:color w:val="000000"/>
                    <w:sz w:val="16"/>
                    <w:szCs w:val="16"/>
                    <w:lang w:val="da-DK"/>
                  </w:rPr>
                </w:rPrChange>
              </w:rPr>
            </w:pPr>
            <w:del w:id="955" w:author="Sophie Emilie Søborg Agger" w:date="2020-07-22T12:52:00Z">
              <w:r w:rsidRPr="00362AD0" w:rsidDel="00980AEF">
                <w:rPr>
                  <w:rFonts w:ascii="Calibri" w:eastAsia="Times New Roman" w:hAnsi="Calibri" w:cs="Calibri"/>
                  <w:color w:val="000000"/>
                  <w:sz w:val="16"/>
                  <w:szCs w:val="16"/>
                  <w:rPrChange w:id="956" w:author="Sophie Emilie Søborg Agger" w:date="2020-07-27T12:01:00Z">
                    <w:rPr>
                      <w:rFonts w:ascii="Calibri" w:eastAsia="Times New Roman" w:hAnsi="Calibri" w:cs="Calibri"/>
                      <w:color w:val="000000"/>
                      <w:sz w:val="16"/>
                      <w:szCs w:val="16"/>
                      <w:lang w:val="da-DK"/>
                    </w:rPr>
                  </w:rPrChange>
                </w:rPr>
                <w:delText>Intron variant</w:delText>
              </w:r>
            </w:del>
          </w:p>
        </w:tc>
        <w:tc>
          <w:tcPr>
            <w:tcW w:w="728" w:type="dxa"/>
            <w:noWrap/>
            <w:hideMark/>
          </w:tcPr>
          <w:p w14:paraId="2FD5EE68" w14:textId="56304A9F" w:rsidR="00623EF9" w:rsidRPr="00362AD0" w:rsidDel="00980AEF" w:rsidRDefault="00623EF9" w:rsidP="00EB038B">
            <w:pPr>
              <w:cnfStyle w:val="000000100000" w:firstRow="0" w:lastRow="0" w:firstColumn="0" w:lastColumn="0" w:oddVBand="0" w:evenVBand="0" w:oddHBand="1" w:evenHBand="0" w:firstRowFirstColumn="0" w:firstRowLastColumn="0" w:lastRowFirstColumn="0" w:lastRowLastColumn="0"/>
              <w:rPr>
                <w:del w:id="957" w:author="Sophie Emilie Søborg Agger" w:date="2020-07-22T12:52:00Z"/>
                <w:rFonts w:ascii="Calibri" w:eastAsia="Times New Roman" w:hAnsi="Calibri" w:cs="Calibri"/>
                <w:color w:val="000000"/>
                <w:sz w:val="16"/>
                <w:szCs w:val="16"/>
                <w:rPrChange w:id="958" w:author="Sophie Emilie Søborg Agger" w:date="2020-07-27T12:01:00Z">
                  <w:rPr>
                    <w:del w:id="959" w:author="Sophie Emilie Søborg Agger" w:date="2020-07-22T12:52:00Z"/>
                    <w:rFonts w:ascii="Calibri" w:eastAsia="Times New Roman" w:hAnsi="Calibri" w:cs="Calibri"/>
                    <w:color w:val="000000"/>
                    <w:sz w:val="16"/>
                    <w:szCs w:val="16"/>
                    <w:lang w:val="da-DK"/>
                  </w:rPr>
                </w:rPrChange>
              </w:rPr>
            </w:pPr>
            <w:del w:id="960" w:author="Sophie Emilie Søborg Agger" w:date="2020-07-22T12:52:00Z">
              <w:r w:rsidRPr="00362AD0" w:rsidDel="00980AEF">
                <w:rPr>
                  <w:rFonts w:ascii="Calibri" w:eastAsia="Times New Roman" w:hAnsi="Calibri" w:cs="Calibri"/>
                  <w:color w:val="000000"/>
                  <w:sz w:val="16"/>
                  <w:szCs w:val="16"/>
                  <w:rPrChange w:id="961" w:author="Sophie Emilie Søborg Agger" w:date="2020-07-27T12:01:00Z">
                    <w:rPr>
                      <w:rFonts w:ascii="Calibri" w:eastAsia="Times New Roman" w:hAnsi="Calibri" w:cs="Calibri"/>
                      <w:color w:val="000000"/>
                      <w:sz w:val="16"/>
                      <w:szCs w:val="16"/>
                      <w:lang w:val="da-DK"/>
                    </w:rPr>
                  </w:rPrChange>
                </w:rPr>
                <w:delText>CHD7</w:delText>
              </w:r>
            </w:del>
          </w:p>
        </w:tc>
        <w:tc>
          <w:tcPr>
            <w:tcW w:w="1357" w:type="dxa"/>
            <w:noWrap/>
            <w:hideMark/>
          </w:tcPr>
          <w:p w14:paraId="3D27DC55" w14:textId="15AB8D6E" w:rsidR="00623EF9" w:rsidRPr="00362AD0" w:rsidDel="00980AEF" w:rsidRDefault="00623EF9" w:rsidP="00EB038B">
            <w:pPr>
              <w:cnfStyle w:val="000000100000" w:firstRow="0" w:lastRow="0" w:firstColumn="0" w:lastColumn="0" w:oddVBand="0" w:evenVBand="0" w:oddHBand="1" w:evenHBand="0" w:firstRowFirstColumn="0" w:firstRowLastColumn="0" w:lastRowFirstColumn="0" w:lastRowLastColumn="0"/>
              <w:rPr>
                <w:del w:id="962" w:author="Sophie Emilie Søborg Agger" w:date="2020-07-22T12:52:00Z"/>
                <w:rFonts w:ascii="Calibri" w:eastAsia="Times New Roman" w:hAnsi="Calibri" w:cs="Calibri"/>
                <w:color w:val="000000"/>
                <w:sz w:val="16"/>
                <w:szCs w:val="16"/>
                <w:rPrChange w:id="963" w:author="Sophie Emilie Søborg Agger" w:date="2020-07-27T12:01:00Z">
                  <w:rPr>
                    <w:del w:id="964" w:author="Sophie Emilie Søborg Agger" w:date="2020-07-22T12:52:00Z"/>
                    <w:rFonts w:ascii="Calibri" w:eastAsia="Times New Roman" w:hAnsi="Calibri" w:cs="Calibri"/>
                    <w:color w:val="000000"/>
                    <w:sz w:val="16"/>
                    <w:szCs w:val="16"/>
                    <w:lang w:val="da-DK"/>
                  </w:rPr>
                </w:rPrChange>
              </w:rPr>
            </w:pPr>
            <w:del w:id="965" w:author="Sophie Emilie Søborg Agger" w:date="2020-07-22T12:52:00Z">
              <w:r w:rsidRPr="00362AD0" w:rsidDel="00980AEF">
                <w:rPr>
                  <w:rFonts w:ascii="Calibri" w:eastAsia="Times New Roman" w:hAnsi="Calibri" w:cs="Calibri"/>
                  <w:color w:val="000000"/>
                  <w:sz w:val="16"/>
                  <w:szCs w:val="16"/>
                  <w:rPrChange w:id="966" w:author="Sophie Emilie Søborg Agger" w:date="2020-07-27T12:01:00Z">
                    <w:rPr>
                      <w:rFonts w:ascii="Calibri" w:eastAsia="Times New Roman" w:hAnsi="Calibri" w:cs="Calibri"/>
                      <w:color w:val="000000"/>
                      <w:sz w:val="16"/>
                      <w:szCs w:val="16"/>
                      <w:lang w:val="da-DK"/>
                    </w:rPr>
                  </w:rPrChange>
                </w:rPr>
                <w:delText>chr29:11190237</w:delText>
              </w:r>
            </w:del>
          </w:p>
        </w:tc>
        <w:tc>
          <w:tcPr>
            <w:tcW w:w="580" w:type="dxa"/>
            <w:noWrap/>
            <w:hideMark/>
          </w:tcPr>
          <w:p w14:paraId="3D3C7D79" w14:textId="715D7C5D" w:rsidR="00623EF9" w:rsidRPr="00362AD0" w:rsidDel="00980AEF" w:rsidRDefault="00623EF9" w:rsidP="00EB038B">
            <w:pPr>
              <w:jc w:val="right"/>
              <w:cnfStyle w:val="000000100000" w:firstRow="0" w:lastRow="0" w:firstColumn="0" w:lastColumn="0" w:oddVBand="0" w:evenVBand="0" w:oddHBand="1" w:evenHBand="0" w:firstRowFirstColumn="0" w:firstRowLastColumn="0" w:lastRowFirstColumn="0" w:lastRowLastColumn="0"/>
              <w:rPr>
                <w:del w:id="967" w:author="Sophie Emilie Søborg Agger" w:date="2020-07-22T12:52:00Z"/>
                <w:rFonts w:ascii="Calibri" w:eastAsia="Times New Roman" w:hAnsi="Calibri" w:cs="Calibri"/>
                <w:color w:val="000000"/>
                <w:sz w:val="16"/>
                <w:szCs w:val="16"/>
                <w:rPrChange w:id="968" w:author="Sophie Emilie Søborg Agger" w:date="2020-07-27T12:01:00Z">
                  <w:rPr>
                    <w:del w:id="969" w:author="Sophie Emilie Søborg Agger" w:date="2020-07-22T12:52:00Z"/>
                    <w:rFonts w:ascii="Calibri" w:eastAsia="Times New Roman" w:hAnsi="Calibri" w:cs="Calibri"/>
                    <w:color w:val="000000"/>
                    <w:sz w:val="16"/>
                    <w:szCs w:val="16"/>
                    <w:lang w:val="da-DK"/>
                  </w:rPr>
                </w:rPrChange>
              </w:rPr>
            </w:pPr>
            <w:del w:id="970" w:author="Sophie Emilie Søborg Agger" w:date="2020-07-22T12:52:00Z">
              <w:r w:rsidRPr="00362AD0" w:rsidDel="00980AEF">
                <w:rPr>
                  <w:rFonts w:ascii="Calibri" w:eastAsia="Times New Roman" w:hAnsi="Calibri" w:cs="Calibri"/>
                  <w:color w:val="000000"/>
                  <w:sz w:val="16"/>
                  <w:szCs w:val="16"/>
                  <w:rPrChange w:id="971" w:author="Sophie Emilie Søborg Agger" w:date="2020-07-27T12:01:00Z">
                    <w:rPr>
                      <w:rFonts w:ascii="Calibri" w:eastAsia="Times New Roman" w:hAnsi="Calibri" w:cs="Calibri"/>
                      <w:color w:val="000000"/>
                      <w:sz w:val="16"/>
                      <w:szCs w:val="16"/>
                      <w:lang w:val="da-DK"/>
                    </w:rPr>
                  </w:rPrChange>
                </w:rPr>
                <w:delText>0.90</w:delText>
              </w:r>
            </w:del>
          </w:p>
        </w:tc>
        <w:tc>
          <w:tcPr>
            <w:tcW w:w="643" w:type="dxa"/>
            <w:noWrap/>
            <w:hideMark/>
          </w:tcPr>
          <w:p w14:paraId="54A66791" w14:textId="7F0043B9" w:rsidR="00623EF9" w:rsidRPr="00362AD0" w:rsidDel="00980AEF" w:rsidRDefault="00623EF9" w:rsidP="00EB038B">
            <w:pPr>
              <w:jc w:val="right"/>
              <w:cnfStyle w:val="000000100000" w:firstRow="0" w:lastRow="0" w:firstColumn="0" w:lastColumn="0" w:oddVBand="0" w:evenVBand="0" w:oddHBand="1" w:evenHBand="0" w:firstRowFirstColumn="0" w:firstRowLastColumn="0" w:lastRowFirstColumn="0" w:lastRowLastColumn="0"/>
              <w:rPr>
                <w:del w:id="972" w:author="Sophie Emilie Søborg Agger" w:date="2020-07-22T12:52:00Z"/>
                <w:rFonts w:ascii="Calibri" w:eastAsia="Times New Roman" w:hAnsi="Calibri" w:cs="Calibri"/>
                <w:color w:val="000000"/>
                <w:sz w:val="16"/>
                <w:szCs w:val="16"/>
                <w:rPrChange w:id="973" w:author="Sophie Emilie Søborg Agger" w:date="2020-07-27T12:01:00Z">
                  <w:rPr>
                    <w:del w:id="974" w:author="Sophie Emilie Søborg Agger" w:date="2020-07-22T12:52:00Z"/>
                    <w:rFonts w:ascii="Calibri" w:eastAsia="Times New Roman" w:hAnsi="Calibri" w:cs="Calibri"/>
                    <w:color w:val="000000"/>
                    <w:sz w:val="16"/>
                    <w:szCs w:val="16"/>
                    <w:lang w:val="da-DK"/>
                  </w:rPr>
                </w:rPrChange>
              </w:rPr>
            </w:pPr>
            <w:del w:id="975" w:author="Sophie Emilie Søborg Agger" w:date="2020-07-22T12:52:00Z">
              <w:r w:rsidRPr="00362AD0" w:rsidDel="00980AEF">
                <w:rPr>
                  <w:rFonts w:ascii="Calibri" w:eastAsia="Times New Roman" w:hAnsi="Calibri" w:cs="Calibri"/>
                  <w:color w:val="000000"/>
                  <w:sz w:val="16"/>
                  <w:szCs w:val="16"/>
                  <w:rPrChange w:id="976" w:author="Sophie Emilie Søborg Agger" w:date="2020-07-27T12:01:00Z">
                    <w:rPr>
                      <w:rFonts w:ascii="Calibri" w:eastAsia="Times New Roman" w:hAnsi="Calibri" w:cs="Calibri"/>
                      <w:color w:val="000000"/>
                      <w:sz w:val="16"/>
                      <w:szCs w:val="16"/>
                      <w:lang w:val="da-DK"/>
                    </w:rPr>
                  </w:rPrChange>
                </w:rPr>
                <w:delText>5.0</w:delText>
              </w:r>
            </w:del>
            <w:del w:id="977" w:author="Sophie Emilie Søborg Agger" w:date="2020-07-12T18:50:00Z">
              <w:r w:rsidRPr="00362AD0" w:rsidDel="006007AB">
                <w:rPr>
                  <w:rFonts w:ascii="Calibri" w:eastAsia="Times New Roman" w:hAnsi="Calibri" w:cs="Calibri"/>
                  <w:color w:val="000000"/>
                  <w:sz w:val="16"/>
                  <w:szCs w:val="16"/>
                  <w:rPrChange w:id="978" w:author="Sophie Emilie Søborg Agger" w:date="2020-07-27T12:01:00Z">
                    <w:rPr>
                      <w:rFonts w:ascii="Calibri" w:eastAsia="Times New Roman" w:hAnsi="Calibri" w:cs="Calibri"/>
                      <w:color w:val="000000"/>
                      <w:sz w:val="16"/>
                      <w:szCs w:val="16"/>
                      <w:lang w:val="da-DK"/>
                    </w:rPr>
                  </w:rPrChange>
                </w:rPr>
                <w:delText>2</w:delText>
              </w:r>
            </w:del>
          </w:p>
        </w:tc>
        <w:tc>
          <w:tcPr>
            <w:tcW w:w="580" w:type="dxa"/>
            <w:noWrap/>
            <w:hideMark/>
          </w:tcPr>
          <w:p w14:paraId="0EE01300" w14:textId="48331BB9" w:rsidR="00623EF9" w:rsidRPr="00362AD0" w:rsidDel="00980AEF" w:rsidRDefault="00623EF9" w:rsidP="00EB038B">
            <w:pPr>
              <w:jc w:val="right"/>
              <w:cnfStyle w:val="000000100000" w:firstRow="0" w:lastRow="0" w:firstColumn="0" w:lastColumn="0" w:oddVBand="0" w:evenVBand="0" w:oddHBand="1" w:evenHBand="0" w:firstRowFirstColumn="0" w:firstRowLastColumn="0" w:lastRowFirstColumn="0" w:lastRowLastColumn="0"/>
              <w:rPr>
                <w:del w:id="979" w:author="Sophie Emilie Søborg Agger" w:date="2020-07-22T12:52:00Z"/>
                <w:rFonts w:ascii="Calibri" w:eastAsia="Times New Roman" w:hAnsi="Calibri" w:cs="Calibri"/>
                <w:color w:val="000000"/>
                <w:sz w:val="16"/>
                <w:szCs w:val="16"/>
                <w:rPrChange w:id="980" w:author="Sophie Emilie Søborg Agger" w:date="2020-07-27T12:01:00Z">
                  <w:rPr>
                    <w:del w:id="981" w:author="Sophie Emilie Søborg Agger" w:date="2020-07-22T12:52:00Z"/>
                    <w:rFonts w:ascii="Calibri" w:eastAsia="Times New Roman" w:hAnsi="Calibri" w:cs="Calibri"/>
                    <w:color w:val="000000"/>
                    <w:sz w:val="16"/>
                    <w:szCs w:val="16"/>
                    <w:lang w:val="da-DK"/>
                  </w:rPr>
                </w:rPrChange>
              </w:rPr>
            </w:pPr>
            <w:del w:id="982" w:author="Sophie Emilie Søborg Agger" w:date="2020-07-22T12:52:00Z">
              <w:r w:rsidRPr="00362AD0" w:rsidDel="00980AEF">
                <w:rPr>
                  <w:rFonts w:ascii="Calibri" w:eastAsia="Times New Roman" w:hAnsi="Calibri" w:cs="Calibri"/>
                  <w:color w:val="000000"/>
                  <w:sz w:val="16"/>
                  <w:szCs w:val="16"/>
                  <w:rPrChange w:id="983" w:author="Sophie Emilie Søborg Agger" w:date="2020-07-27T12:01:00Z">
                    <w:rPr>
                      <w:rFonts w:ascii="Calibri" w:eastAsia="Times New Roman" w:hAnsi="Calibri" w:cs="Calibri"/>
                      <w:color w:val="000000"/>
                      <w:sz w:val="16"/>
                      <w:szCs w:val="16"/>
                      <w:lang w:val="da-DK"/>
                    </w:rPr>
                  </w:rPrChange>
                </w:rPr>
                <w:delText>0.74</w:delText>
              </w:r>
            </w:del>
          </w:p>
        </w:tc>
        <w:tc>
          <w:tcPr>
            <w:tcW w:w="781" w:type="dxa"/>
            <w:noWrap/>
            <w:hideMark/>
          </w:tcPr>
          <w:p w14:paraId="45459B00" w14:textId="6BBB6A70" w:rsidR="00623EF9" w:rsidRPr="00362AD0" w:rsidDel="00980AEF" w:rsidRDefault="00623EF9" w:rsidP="00EB038B">
            <w:pPr>
              <w:jc w:val="right"/>
              <w:cnfStyle w:val="000000100000" w:firstRow="0" w:lastRow="0" w:firstColumn="0" w:lastColumn="0" w:oddVBand="0" w:evenVBand="0" w:oddHBand="1" w:evenHBand="0" w:firstRowFirstColumn="0" w:firstRowLastColumn="0" w:lastRowFirstColumn="0" w:lastRowLastColumn="0"/>
              <w:rPr>
                <w:del w:id="984" w:author="Sophie Emilie Søborg Agger" w:date="2020-07-22T12:52:00Z"/>
                <w:rFonts w:ascii="Calibri" w:eastAsia="Times New Roman" w:hAnsi="Calibri" w:cs="Calibri"/>
                <w:color w:val="000000"/>
                <w:sz w:val="16"/>
                <w:szCs w:val="16"/>
                <w:rPrChange w:id="985" w:author="Sophie Emilie Søborg Agger" w:date="2020-07-27T12:01:00Z">
                  <w:rPr>
                    <w:del w:id="986" w:author="Sophie Emilie Søborg Agger" w:date="2020-07-22T12:52:00Z"/>
                    <w:rFonts w:ascii="Calibri" w:eastAsia="Times New Roman" w:hAnsi="Calibri" w:cs="Calibri"/>
                    <w:color w:val="000000"/>
                    <w:sz w:val="16"/>
                    <w:szCs w:val="16"/>
                    <w:lang w:val="da-DK"/>
                  </w:rPr>
                </w:rPrChange>
              </w:rPr>
            </w:pPr>
            <w:del w:id="987" w:author="Sophie Emilie Søborg Agger" w:date="2020-07-22T12:52:00Z">
              <w:r w:rsidRPr="00362AD0" w:rsidDel="00980AEF">
                <w:rPr>
                  <w:rFonts w:ascii="Calibri" w:eastAsia="Times New Roman" w:hAnsi="Calibri" w:cs="Calibri"/>
                  <w:color w:val="000000"/>
                  <w:sz w:val="16"/>
                  <w:szCs w:val="16"/>
                  <w:rPrChange w:id="988" w:author="Sophie Emilie Søborg Agger" w:date="2020-07-27T12:01:00Z">
                    <w:rPr>
                      <w:rFonts w:ascii="Calibri" w:eastAsia="Times New Roman" w:hAnsi="Calibri" w:cs="Calibri"/>
                      <w:color w:val="000000"/>
                      <w:sz w:val="16"/>
                      <w:szCs w:val="16"/>
                      <w:lang w:val="da-DK"/>
                    </w:rPr>
                  </w:rPrChange>
                </w:rPr>
                <w:delText>0.03</w:delText>
              </w:r>
            </w:del>
          </w:p>
        </w:tc>
        <w:tc>
          <w:tcPr>
            <w:tcW w:w="1557" w:type="dxa"/>
            <w:gridSpan w:val="2"/>
            <w:noWrap/>
            <w:hideMark/>
          </w:tcPr>
          <w:p w14:paraId="1A582B17" w14:textId="0FEF298D" w:rsidR="00623EF9" w:rsidRPr="00362AD0" w:rsidDel="00980AEF" w:rsidRDefault="00623EF9" w:rsidP="00EB038B">
            <w:pPr>
              <w:cnfStyle w:val="000000100000" w:firstRow="0" w:lastRow="0" w:firstColumn="0" w:lastColumn="0" w:oddVBand="0" w:evenVBand="0" w:oddHBand="1" w:evenHBand="0" w:firstRowFirstColumn="0" w:firstRowLastColumn="0" w:lastRowFirstColumn="0" w:lastRowLastColumn="0"/>
              <w:rPr>
                <w:del w:id="989" w:author="Sophie Emilie Søborg Agger" w:date="2020-07-22T12:52:00Z"/>
                <w:rFonts w:ascii="Calibri" w:eastAsia="Times New Roman" w:hAnsi="Calibri" w:cs="Calibri"/>
                <w:color w:val="000000"/>
                <w:sz w:val="16"/>
                <w:szCs w:val="16"/>
                <w:rPrChange w:id="990" w:author="Sophie Emilie Søborg Agger" w:date="2020-07-27T12:01:00Z">
                  <w:rPr>
                    <w:del w:id="991" w:author="Sophie Emilie Søborg Agger" w:date="2020-07-22T12:52:00Z"/>
                    <w:rFonts w:ascii="Calibri" w:eastAsia="Times New Roman" w:hAnsi="Calibri" w:cs="Calibri"/>
                    <w:color w:val="000000"/>
                    <w:sz w:val="16"/>
                    <w:szCs w:val="16"/>
                    <w:lang w:val="da-DK"/>
                  </w:rPr>
                </w:rPrChange>
              </w:rPr>
            </w:pPr>
            <w:del w:id="992" w:author="Sophie Emilie Søborg Agger" w:date="2020-07-22T12:52:00Z">
              <w:r w:rsidRPr="00362AD0" w:rsidDel="00980AEF">
                <w:rPr>
                  <w:rFonts w:ascii="Calibri" w:eastAsia="Times New Roman" w:hAnsi="Calibri" w:cs="Calibri"/>
                  <w:color w:val="000000"/>
                  <w:sz w:val="16"/>
                  <w:szCs w:val="16"/>
                  <w:rPrChange w:id="993" w:author="Sophie Emilie Søborg Agger" w:date="2020-07-27T12:01:00Z">
                    <w:rPr>
                      <w:rFonts w:ascii="Calibri" w:eastAsia="Times New Roman" w:hAnsi="Calibri" w:cs="Calibri"/>
                      <w:color w:val="000000"/>
                      <w:sz w:val="16"/>
                      <w:szCs w:val="16"/>
                      <w:lang w:val="da-DK"/>
                    </w:rPr>
                  </w:rPrChange>
                </w:rPr>
                <w:delText>IMPACT=MODIFIER</w:delText>
              </w:r>
            </w:del>
          </w:p>
          <w:p w14:paraId="4379CDE6" w14:textId="6519B833" w:rsidR="00623EF9" w:rsidRPr="00362AD0" w:rsidDel="00980AEF" w:rsidRDefault="00623EF9" w:rsidP="00EB038B">
            <w:pPr>
              <w:cnfStyle w:val="000000100000" w:firstRow="0" w:lastRow="0" w:firstColumn="0" w:lastColumn="0" w:oddVBand="0" w:evenVBand="0" w:oddHBand="1" w:evenHBand="0" w:firstRowFirstColumn="0" w:firstRowLastColumn="0" w:lastRowFirstColumn="0" w:lastRowLastColumn="0"/>
              <w:rPr>
                <w:del w:id="994" w:author="Sophie Emilie Søborg Agger" w:date="2020-07-22T12:52:00Z"/>
                <w:rFonts w:ascii="Calibri" w:eastAsia="Times New Roman" w:hAnsi="Calibri" w:cs="Calibri"/>
                <w:color w:val="000000"/>
                <w:sz w:val="16"/>
                <w:szCs w:val="16"/>
                <w:rPrChange w:id="995" w:author="Sophie Emilie Søborg Agger" w:date="2020-07-27T12:01:00Z">
                  <w:rPr>
                    <w:del w:id="996" w:author="Sophie Emilie Søborg Agger" w:date="2020-07-22T12:52:00Z"/>
                    <w:rFonts w:ascii="Calibri" w:eastAsia="Times New Roman" w:hAnsi="Calibri" w:cs="Calibri"/>
                    <w:color w:val="000000"/>
                    <w:sz w:val="16"/>
                    <w:szCs w:val="16"/>
                    <w:lang w:val="da-DK"/>
                  </w:rPr>
                </w:rPrChange>
              </w:rPr>
            </w:pPr>
            <w:del w:id="997" w:author="Sophie Emilie Søborg Agger" w:date="2020-07-22T12:52:00Z">
              <w:r w:rsidRPr="00362AD0" w:rsidDel="00980AEF">
                <w:rPr>
                  <w:rFonts w:ascii="Calibri" w:eastAsia="Times New Roman" w:hAnsi="Calibri" w:cs="Calibri"/>
                  <w:color w:val="000000"/>
                  <w:sz w:val="16"/>
                  <w:szCs w:val="16"/>
                  <w:rPrChange w:id="998" w:author="Sophie Emilie Søborg Agger" w:date="2020-07-27T12:01:00Z">
                    <w:rPr>
                      <w:rFonts w:ascii="Calibri" w:eastAsia="Times New Roman" w:hAnsi="Calibri" w:cs="Calibri"/>
                      <w:color w:val="000000"/>
                      <w:sz w:val="16"/>
                      <w:szCs w:val="16"/>
                      <w:lang w:val="da-DK"/>
                    </w:rPr>
                  </w:rPrChange>
                </w:rPr>
                <w:delText>STRAND=1</w:delText>
              </w:r>
            </w:del>
          </w:p>
        </w:tc>
        <w:tc>
          <w:tcPr>
            <w:tcW w:w="542" w:type="dxa"/>
            <w:gridSpan w:val="2"/>
            <w:noWrap/>
            <w:hideMark/>
          </w:tcPr>
          <w:p w14:paraId="32DCC167" w14:textId="26BC5C4A" w:rsidR="00623EF9" w:rsidRPr="00362AD0" w:rsidDel="00980AEF" w:rsidRDefault="00623EF9" w:rsidP="00EB038B">
            <w:pPr>
              <w:jc w:val="right"/>
              <w:cnfStyle w:val="000000100000" w:firstRow="0" w:lastRow="0" w:firstColumn="0" w:lastColumn="0" w:oddVBand="0" w:evenVBand="0" w:oddHBand="1" w:evenHBand="0" w:firstRowFirstColumn="0" w:firstRowLastColumn="0" w:lastRowFirstColumn="0" w:lastRowLastColumn="0"/>
              <w:rPr>
                <w:del w:id="999" w:author="Sophie Emilie Søborg Agger" w:date="2020-07-22T12:52:00Z"/>
                <w:rFonts w:ascii="Calibri" w:eastAsia="Times New Roman" w:hAnsi="Calibri" w:cs="Calibri"/>
                <w:color w:val="000000"/>
                <w:sz w:val="16"/>
                <w:szCs w:val="16"/>
                <w:rPrChange w:id="1000" w:author="Sophie Emilie Søborg Agger" w:date="2020-07-27T12:01:00Z">
                  <w:rPr>
                    <w:del w:id="1001" w:author="Sophie Emilie Søborg Agger" w:date="2020-07-22T12:52:00Z"/>
                    <w:rFonts w:ascii="Calibri" w:eastAsia="Times New Roman" w:hAnsi="Calibri" w:cs="Calibri"/>
                    <w:color w:val="000000"/>
                    <w:sz w:val="16"/>
                    <w:szCs w:val="16"/>
                    <w:lang w:val="da-DK"/>
                  </w:rPr>
                </w:rPrChange>
              </w:rPr>
            </w:pPr>
            <w:del w:id="1002" w:author="Sophie Emilie Søborg Agger" w:date="2020-07-22T12:52:00Z">
              <w:r w:rsidRPr="00362AD0" w:rsidDel="00980AEF">
                <w:rPr>
                  <w:rFonts w:ascii="Calibri" w:eastAsia="Times New Roman" w:hAnsi="Calibri" w:cs="Calibri"/>
                  <w:color w:val="000000"/>
                  <w:sz w:val="16"/>
                  <w:szCs w:val="16"/>
                  <w:rPrChange w:id="1003" w:author="Sophie Emilie Søborg Agger" w:date="2020-07-27T12:01:00Z">
                    <w:rPr>
                      <w:rFonts w:ascii="Calibri" w:eastAsia="Times New Roman" w:hAnsi="Calibri" w:cs="Calibri"/>
                      <w:color w:val="000000"/>
                      <w:sz w:val="16"/>
                      <w:szCs w:val="16"/>
                      <w:lang w:val="da-DK"/>
                    </w:rPr>
                  </w:rPrChange>
                </w:rPr>
                <w:delText>38</w:delText>
              </w:r>
            </w:del>
          </w:p>
        </w:tc>
        <w:tc>
          <w:tcPr>
            <w:tcW w:w="691" w:type="dxa"/>
            <w:noWrap/>
            <w:hideMark/>
          </w:tcPr>
          <w:p w14:paraId="59F465E2" w14:textId="232D3B9B" w:rsidR="00623EF9" w:rsidRPr="00362AD0" w:rsidDel="00980AEF" w:rsidRDefault="00623EF9" w:rsidP="00EB038B">
            <w:pPr>
              <w:jc w:val="right"/>
              <w:cnfStyle w:val="000000100000" w:firstRow="0" w:lastRow="0" w:firstColumn="0" w:lastColumn="0" w:oddVBand="0" w:evenVBand="0" w:oddHBand="1" w:evenHBand="0" w:firstRowFirstColumn="0" w:firstRowLastColumn="0" w:lastRowFirstColumn="0" w:lastRowLastColumn="0"/>
              <w:rPr>
                <w:del w:id="1004" w:author="Sophie Emilie Søborg Agger" w:date="2020-07-22T12:52:00Z"/>
                <w:rFonts w:ascii="Calibri" w:eastAsia="Times New Roman" w:hAnsi="Calibri" w:cs="Calibri"/>
                <w:color w:val="000000"/>
                <w:sz w:val="16"/>
                <w:szCs w:val="16"/>
                <w:rPrChange w:id="1005" w:author="Sophie Emilie Søborg Agger" w:date="2020-07-27T12:01:00Z">
                  <w:rPr>
                    <w:del w:id="1006" w:author="Sophie Emilie Søborg Agger" w:date="2020-07-22T12:52:00Z"/>
                    <w:rFonts w:ascii="Calibri" w:eastAsia="Times New Roman" w:hAnsi="Calibri" w:cs="Calibri"/>
                    <w:color w:val="000000"/>
                    <w:sz w:val="16"/>
                    <w:szCs w:val="16"/>
                    <w:lang w:val="da-DK"/>
                  </w:rPr>
                </w:rPrChange>
              </w:rPr>
            </w:pPr>
            <w:del w:id="1007" w:author="Sophie Emilie Søborg Agger" w:date="2020-07-22T12:52:00Z">
              <w:r w:rsidRPr="00362AD0" w:rsidDel="00980AEF">
                <w:rPr>
                  <w:rFonts w:ascii="Calibri" w:eastAsia="Times New Roman" w:hAnsi="Calibri" w:cs="Calibri"/>
                  <w:color w:val="000000"/>
                  <w:sz w:val="16"/>
                  <w:szCs w:val="16"/>
                  <w:rPrChange w:id="1008" w:author="Sophie Emilie Søborg Agger" w:date="2020-07-27T12:01:00Z">
                    <w:rPr>
                      <w:rFonts w:ascii="Calibri" w:eastAsia="Times New Roman" w:hAnsi="Calibri" w:cs="Calibri"/>
                      <w:color w:val="000000"/>
                      <w:sz w:val="16"/>
                      <w:szCs w:val="16"/>
                      <w:lang w:val="da-DK"/>
                    </w:rPr>
                  </w:rPrChange>
                </w:rPr>
                <w:delText>316</w:delText>
              </w:r>
            </w:del>
          </w:p>
        </w:tc>
      </w:tr>
      <w:tr w:rsidR="006007AB" w:rsidRPr="00BD6BC8" w:rsidDel="00980AEF" w14:paraId="4CDBCD6D" w14:textId="1475C3E1" w:rsidTr="006007AB">
        <w:trPr>
          <w:trHeight w:val="320"/>
          <w:del w:id="1009" w:author="Sophie Emilie Søborg Agger" w:date="2020-07-22T12:52:00Z"/>
        </w:trPr>
        <w:tc>
          <w:tcPr>
            <w:cnfStyle w:val="001000000000" w:firstRow="0" w:lastRow="0" w:firstColumn="1" w:lastColumn="0" w:oddVBand="0" w:evenVBand="0" w:oddHBand="0" w:evenHBand="0" w:firstRowFirstColumn="0" w:firstRowLastColumn="0" w:lastRowFirstColumn="0" w:lastRowLastColumn="0"/>
            <w:tcW w:w="1270" w:type="dxa"/>
            <w:noWrap/>
            <w:hideMark/>
          </w:tcPr>
          <w:p w14:paraId="54157F3D" w14:textId="575B1B74" w:rsidR="00623EF9" w:rsidRPr="00362AD0" w:rsidDel="00980AEF" w:rsidRDefault="00623EF9" w:rsidP="00EB038B">
            <w:pPr>
              <w:rPr>
                <w:del w:id="1010" w:author="Sophie Emilie Søborg Agger" w:date="2020-07-22T12:52:00Z"/>
                <w:rFonts w:ascii="Calibri" w:eastAsia="Times New Roman" w:hAnsi="Calibri" w:cs="Calibri"/>
                <w:color w:val="000000"/>
                <w:sz w:val="16"/>
                <w:szCs w:val="16"/>
                <w:rPrChange w:id="1011" w:author="Sophie Emilie Søborg Agger" w:date="2020-07-27T12:01:00Z">
                  <w:rPr>
                    <w:del w:id="1012" w:author="Sophie Emilie Søborg Agger" w:date="2020-07-22T12:52:00Z"/>
                    <w:rFonts w:ascii="Calibri" w:eastAsia="Times New Roman" w:hAnsi="Calibri" w:cs="Calibri"/>
                    <w:color w:val="000000"/>
                    <w:sz w:val="16"/>
                    <w:szCs w:val="16"/>
                    <w:lang w:val="da-DK"/>
                  </w:rPr>
                </w:rPrChange>
              </w:rPr>
            </w:pPr>
            <w:del w:id="1013" w:author="Sophie Emilie Søborg Agger" w:date="2020-07-22T12:52:00Z">
              <w:r w:rsidRPr="00362AD0" w:rsidDel="00980AEF">
                <w:rPr>
                  <w:rFonts w:ascii="Calibri" w:eastAsia="Times New Roman" w:hAnsi="Calibri" w:cs="Calibri"/>
                  <w:color w:val="000000"/>
                  <w:sz w:val="16"/>
                  <w:szCs w:val="16"/>
                  <w:rPrChange w:id="1014" w:author="Sophie Emilie Søborg Agger" w:date="2020-07-27T12:01:00Z">
                    <w:rPr>
                      <w:rFonts w:ascii="Calibri" w:eastAsia="Times New Roman" w:hAnsi="Calibri" w:cs="Calibri"/>
                      <w:color w:val="000000"/>
                      <w:sz w:val="16"/>
                      <w:szCs w:val="16"/>
                      <w:lang w:val="da-DK"/>
                    </w:rPr>
                  </w:rPrChange>
                </w:rPr>
                <w:delText>Renal dysplasia</w:delText>
              </w:r>
            </w:del>
          </w:p>
        </w:tc>
        <w:tc>
          <w:tcPr>
            <w:tcW w:w="1189" w:type="dxa"/>
            <w:noWrap/>
            <w:hideMark/>
          </w:tcPr>
          <w:p w14:paraId="57BF39E0" w14:textId="5D391997" w:rsidR="00623EF9" w:rsidRPr="00362AD0" w:rsidDel="00980AEF" w:rsidRDefault="00623EF9" w:rsidP="00EB038B">
            <w:pPr>
              <w:cnfStyle w:val="000000000000" w:firstRow="0" w:lastRow="0" w:firstColumn="0" w:lastColumn="0" w:oddVBand="0" w:evenVBand="0" w:oddHBand="0" w:evenHBand="0" w:firstRowFirstColumn="0" w:firstRowLastColumn="0" w:lastRowFirstColumn="0" w:lastRowLastColumn="0"/>
              <w:rPr>
                <w:del w:id="1015" w:author="Sophie Emilie Søborg Agger" w:date="2020-07-22T12:52:00Z"/>
                <w:rFonts w:ascii="Calibri" w:eastAsia="Times New Roman" w:hAnsi="Calibri" w:cs="Calibri"/>
                <w:color w:val="000000"/>
                <w:sz w:val="16"/>
                <w:szCs w:val="16"/>
                <w:rPrChange w:id="1016" w:author="Sophie Emilie Søborg Agger" w:date="2020-07-27T12:01:00Z">
                  <w:rPr>
                    <w:del w:id="1017" w:author="Sophie Emilie Søborg Agger" w:date="2020-07-22T12:52:00Z"/>
                    <w:rFonts w:ascii="Calibri" w:eastAsia="Times New Roman" w:hAnsi="Calibri" w:cs="Calibri"/>
                    <w:color w:val="000000"/>
                    <w:sz w:val="16"/>
                    <w:szCs w:val="16"/>
                    <w:lang w:val="da-DK"/>
                  </w:rPr>
                </w:rPrChange>
              </w:rPr>
            </w:pPr>
            <w:del w:id="1018" w:author="Sophie Emilie Søborg Agger" w:date="2020-07-22T12:52:00Z">
              <w:r w:rsidRPr="00362AD0" w:rsidDel="00980AEF">
                <w:rPr>
                  <w:rFonts w:ascii="Calibri" w:eastAsia="Times New Roman" w:hAnsi="Calibri" w:cs="Calibri"/>
                  <w:color w:val="000000"/>
                  <w:sz w:val="16"/>
                  <w:szCs w:val="16"/>
                  <w:rPrChange w:id="1019" w:author="Sophie Emilie Søborg Agger" w:date="2020-07-27T12:01:00Z">
                    <w:rPr>
                      <w:rFonts w:ascii="Calibri" w:eastAsia="Times New Roman" w:hAnsi="Calibri" w:cs="Calibri"/>
                      <w:color w:val="000000"/>
                      <w:sz w:val="16"/>
                      <w:szCs w:val="16"/>
                      <w:lang w:val="da-DK"/>
                    </w:rPr>
                  </w:rPrChange>
                </w:rPr>
                <w:delText>Intron variant</w:delText>
              </w:r>
            </w:del>
          </w:p>
        </w:tc>
        <w:tc>
          <w:tcPr>
            <w:tcW w:w="728" w:type="dxa"/>
            <w:noWrap/>
            <w:hideMark/>
          </w:tcPr>
          <w:p w14:paraId="5E1C23BC" w14:textId="729797A2" w:rsidR="00623EF9" w:rsidRPr="00362AD0" w:rsidDel="00980AEF" w:rsidRDefault="00623EF9" w:rsidP="00EB038B">
            <w:pPr>
              <w:cnfStyle w:val="000000000000" w:firstRow="0" w:lastRow="0" w:firstColumn="0" w:lastColumn="0" w:oddVBand="0" w:evenVBand="0" w:oddHBand="0" w:evenHBand="0" w:firstRowFirstColumn="0" w:firstRowLastColumn="0" w:lastRowFirstColumn="0" w:lastRowLastColumn="0"/>
              <w:rPr>
                <w:del w:id="1020" w:author="Sophie Emilie Søborg Agger" w:date="2020-07-22T12:52:00Z"/>
                <w:rFonts w:ascii="Calibri" w:eastAsia="Times New Roman" w:hAnsi="Calibri" w:cs="Calibri"/>
                <w:color w:val="000000"/>
                <w:sz w:val="16"/>
                <w:szCs w:val="16"/>
                <w:rPrChange w:id="1021" w:author="Sophie Emilie Søborg Agger" w:date="2020-07-27T12:01:00Z">
                  <w:rPr>
                    <w:del w:id="1022" w:author="Sophie Emilie Søborg Agger" w:date="2020-07-22T12:52:00Z"/>
                    <w:rFonts w:ascii="Calibri" w:eastAsia="Times New Roman" w:hAnsi="Calibri" w:cs="Calibri"/>
                    <w:color w:val="000000"/>
                    <w:sz w:val="16"/>
                    <w:szCs w:val="16"/>
                    <w:lang w:val="da-DK"/>
                  </w:rPr>
                </w:rPrChange>
              </w:rPr>
            </w:pPr>
            <w:del w:id="1023" w:author="Sophie Emilie Søborg Agger" w:date="2020-07-22T12:52:00Z">
              <w:r w:rsidRPr="00362AD0" w:rsidDel="00980AEF">
                <w:rPr>
                  <w:rFonts w:ascii="Calibri" w:eastAsia="Times New Roman" w:hAnsi="Calibri" w:cs="Calibri"/>
                  <w:color w:val="000000"/>
                  <w:sz w:val="16"/>
                  <w:szCs w:val="16"/>
                  <w:rPrChange w:id="1024" w:author="Sophie Emilie Søborg Agger" w:date="2020-07-27T12:01:00Z">
                    <w:rPr>
                      <w:rFonts w:ascii="Calibri" w:eastAsia="Times New Roman" w:hAnsi="Calibri" w:cs="Calibri"/>
                      <w:color w:val="000000"/>
                      <w:sz w:val="16"/>
                      <w:szCs w:val="16"/>
                      <w:lang w:val="da-DK"/>
                    </w:rPr>
                  </w:rPrChange>
                </w:rPr>
                <w:delText>CHD7</w:delText>
              </w:r>
            </w:del>
          </w:p>
        </w:tc>
        <w:tc>
          <w:tcPr>
            <w:tcW w:w="1357" w:type="dxa"/>
            <w:noWrap/>
            <w:hideMark/>
          </w:tcPr>
          <w:p w14:paraId="7893C992" w14:textId="3CA123A1" w:rsidR="00623EF9" w:rsidRPr="00362AD0" w:rsidDel="00980AEF" w:rsidRDefault="00623EF9" w:rsidP="00EB038B">
            <w:pPr>
              <w:cnfStyle w:val="000000000000" w:firstRow="0" w:lastRow="0" w:firstColumn="0" w:lastColumn="0" w:oddVBand="0" w:evenVBand="0" w:oddHBand="0" w:evenHBand="0" w:firstRowFirstColumn="0" w:firstRowLastColumn="0" w:lastRowFirstColumn="0" w:lastRowLastColumn="0"/>
              <w:rPr>
                <w:del w:id="1025" w:author="Sophie Emilie Søborg Agger" w:date="2020-07-22T12:52:00Z"/>
                <w:rFonts w:ascii="Calibri" w:eastAsia="Times New Roman" w:hAnsi="Calibri" w:cs="Calibri"/>
                <w:color w:val="000000"/>
                <w:sz w:val="16"/>
                <w:szCs w:val="16"/>
                <w:rPrChange w:id="1026" w:author="Sophie Emilie Søborg Agger" w:date="2020-07-27T12:01:00Z">
                  <w:rPr>
                    <w:del w:id="1027" w:author="Sophie Emilie Søborg Agger" w:date="2020-07-22T12:52:00Z"/>
                    <w:rFonts w:ascii="Calibri" w:eastAsia="Times New Roman" w:hAnsi="Calibri" w:cs="Calibri"/>
                    <w:color w:val="000000"/>
                    <w:sz w:val="16"/>
                    <w:szCs w:val="16"/>
                    <w:lang w:val="da-DK"/>
                  </w:rPr>
                </w:rPrChange>
              </w:rPr>
            </w:pPr>
            <w:del w:id="1028" w:author="Sophie Emilie Søborg Agger" w:date="2020-07-22T12:52:00Z">
              <w:r w:rsidRPr="00362AD0" w:rsidDel="00980AEF">
                <w:rPr>
                  <w:rFonts w:ascii="Calibri" w:eastAsia="Times New Roman" w:hAnsi="Calibri" w:cs="Calibri"/>
                  <w:color w:val="000000"/>
                  <w:sz w:val="16"/>
                  <w:szCs w:val="16"/>
                  <w:rPrChange w:id="1029" w:author="Sophie Emilie Søborg Agger" w:date="2020-07-27T12:01:00Z">
                    <w:rPr>
                      <w:rFonts w:ascii="Calibri" w:eastAsia="Times New Roman" w:hAnsi="Calibri" w:cs="Calibri"/>
                      <w:color w:val="000000"/>
                      <w:sz w:val="16"/>
                      <w:szCs w:val="16"/>
                      <w:lang w:val="da-DK"/>
                    </w:rPr>
                  </w:rPrChange>
                </w:rPr>
                <w:delText>chr29:11194658</w:delText>
              </w:r>
            </w:del>
          </w:p>
        </w:tc>
        <w:tc>
          <w:tcPr>
            <w:tcW w:w="580" w:type="dxa"/>
            <w:noWrap/>
            <w:hideMark/>
          </w:tcPr>
          <w:p w14:paraId="58A8E3EB" w14:textId="0CE0A20C" w:rsidR="00623EF9" w:rsidRPr="00362AD0" w:rsidDel="00980AEF" w:rsidRDefault="00623EF9" w:rsidP="00EB038B">
            <w:pPr>
              <w:jc w:val="right"/>
              <w:cnfStyle w:val="000000000000" w:firstRow="0" w:lastRow="0" w:firstColumn="0" w:lastColumn="0" w:oddVBand="0" w:evenVBand="0" w:oddHBand="0" w:evenHBand="0" w:firstRowFirstColumn="0" w:firstRowLastColumn="0" w:lastRowFirstColumn="0" w:lastRowLastColumn="0"/>
              <w:rPr>
                <w:del w:id="1030" w:author="Sophie Emilie Søborg Agger" w:date="2020-07-22T12:52:00Z"/>
                <w:rFonts w:ascii="Calibri" w:eastAsia="Times New Roman" w:hAnsi="Calibri" w:cs="Calibri"/>
                <w:color w:val="000000"/>
                <w:sz w:val="16"/>
                <w:szCs w:val="16"/>
                <w:rPrChange w:id="1031" w:author="Sophie Emilie Søborg Agger" w:date="2020-07-27T12:01:00Z">
                  <w:rPr>
                    <w:del w:id="1032" w:author="Sophie Emilie Søborg Agger" w:date="2020-07-22T12:52:00Z"/>
                    <w:rFonts w:ascii="Calibri" w:eastAsia="Times New Roman" w:hAnsi="Calibri" w:cs="Calibri"/>
                    <w:color w:val="000000"/>
                    <w:sz w:val="16"/>
                    <w:szCs w:val="16"/>
                    <w:lang w:val="da-DK"/>
                  </w:rPr>
                </w:rPrChange>
              </w:rPr>
            </w:pPr>
            <w:del w:id="1033" w:author="Sophie Emilie Søborg Agger" w:date="2020-07-22T12:52:00Z">
              <w:r w:rsidRPr="00362AD0" w:rsidDel="00980AEF">
                <w:rPr>
                  <w:rFonts w:ascii="Calibri" w:eastAsia="Times New Roman" w:hAnsi="Calibri" w:cs="Calibri"/>
                  <w:color w:val="000000"/>
                  <w:sz w:val="16"/>
                  <w:szCs w:val="16"/>
                  <w:rPrChange w:id="1034" w:author="Sophie Emilie Søborg Agger" w:date="2020-07-27T12:01:00Z">
                    <w:rPr>
                      <w:rFonts w:ascii="Calibri" w:eastAsia="Times New Roman" w:hAnsi="Calibri" w:cs="Calibri"/>
                      <w:color w:val="000000"/>
                      <w:sz w:val="16"/>
                      <w:szCs w:val="16"/>
                      <w:lang w:val="da-DK"/>
                    </w:rPr>
                  </w:rPrChange>
                </w:rPr>
                <w:delText>0.90</w:delText>
              </w:r>
            </w:del>
          </w:p>
        </w:tc>
        <w:tc>
          <w:tcPr>
            <w:tcW w:w="643" w:type="dxa"/>
            <w:noWrap/>
            <w:hideMark/>
          </w:tcPr>
          <w:p w14:paraId="623C8E34" w14:textId="66BA6A21" w:rsidR="00623EF9" w:rsidRPr="00362AD0" w:rsidDel="00980AEF" w:rsidRDefault="00623EF9" w:rsidP="00EB038B">
            <w:pPr>
              <w:jc w:val="right"/>
              <w:cnfStyle w:val="000000000000" w:firstRow="0" w:lastRow="0" w:firstColumn="0" w:lastColumn="0" w:oddVBand="0" w:evenVBand="0" w:oddHBand="0" w:evenHBand="0" w:firstRowFirstColumn="0" w:firstRowLastColumn="0" w:lastRowFirstColumn="0" w:lastRowLastColumn="0"/>
              <w:rPr>
                <w:del w:id="1035" w:author="Sophie Emilie Søborg Agger" w:date="2020-07-22T12:52:00Z"/>
                <w:rFonts w:ascii="Calibri" w:eastAsia="Times New Roman" w:hAnsi="Calibri" w:cs="Calibri"/>
                <w:color w:val="000000"/>
                <w:sz w:val="16"/>
                <w:szCs w:val="16"/>
                <w:rPrChange w:id="1036" w:author="Sophie Emilie Søborg Agger" w:date="2020-07-27T12:01:00Z">
                  <w:rPr>
                    <w:del w:id="1037" w:author="Sophie Emilie Søborg Agger" w:date="2020-07-22T12:52:00Z"/>
                    <w:rFonts w:ascii="Calibri" w:eastAsia="Times New Roman" w:hAnsi="Calibri" w:cs="Calibri"/>
                    <w:color w:val="000000"/>
                    <w:sz w:val="16"/>
                    <w:szCs w:val="16"/>
                    <w:lang w:val="da-DK"/>
                  </w:rPr>
                </w:rPrChange>
              </w:rPr>
            </w:pPr>
            <w:del w:id="1038" w:author="Sophie Emilie Søborg Agger" w:date="2020-07-22T12:52:00Z">
              <w:r w:rsidRPr="00362AD0" w:rsidDel="00980AEF">
                <w:rPr>
                  <w:rFonts w:ascii="Calibri" w:eastAsia="Times New Roman" w:hAnsi="Calibri" w:cs="Calibri"/>
                  <w:color w:val="000000"/>
                  <w:sz w:val="16"/>
                  <w:szCs w:val="16"/>
                  <w:rPrChange w:id="1039" w:author="Sophie Emilie Søborg Agger" w:date="2020-07-27T12:01:00Z">
                    <w:rPr>
                      <w:rFonts w:ascii="Calibri" w:eastAsia="Times New Roman" w:hAnsi="Calibri" w:cs="Calibri"/>
                      <w:color w:val="000000"/>
                      <w:sz w:val="16"/>
                      <w:szCs w:val="16"/>
                      <w:lang w:val="da-DK"/>
                    </w:rPr>
                  </w:rPrChange>
                </w:rPr>
                <w:delText>5.0</w:delText>
              </w:r>
            </w:del>
            <w:del w:id="1040" w:author="Sophie Emilie Søborg Agger" w:date="2020-07-12T18:50:00Z">
              <w:r w:rsidRPr="00362AD0" w:rsidDel="006007AB">
                <w:rPr>
                  <w:rFonts w:ascii="Calibri" w:eastAsia="Times New Roman" w:hAnsi="Calibri" w:cs="Calibri"/>
                  <w:color w:val="000000"/>
                  <w:sz w:val="16"/>
                  <w:szCs w:val="16"/>
                  <w:rPrChange w:id="1041" w:author="Sophie Emilie Søborg Agger" w:date="2020-07-27T12:01:00Z">
                    <w:rPr>
                      <w:rFonts w:ascii="Calibri" w:eastAsia="Times New Roman" w:hAnsi="Calibri" w:cs="Calibri"/>
                      <w:color w:val="000000"/>
                      <w:sz w:val="16"/>
                      <w:szCs w:val="16"/>
                      <w:lang w:val="da-DK"/>
                    </w:rPr>
                  </w:rPrChange>
                </w:rPr>
                <w:delText>2</w:delText>
              </w:r>
            </w:del>
          </w:p>
        </w:tc>
        <w:tc>
          <w:tcPr>
            <w:tcW w:w="580" w:type="dxa"/>
            <w:noWrap/>
            <w:hideMark/>
          </w:tcPr>
          <w:p w14:paraId="482846F1" w14:textId="188668E1" w:rsidR="00623EF9" w:rsidRPr="00362AD0" w:rsidDel="00980AEF" w:rsidRDefault="00623EF9" w:rsidP="00EB038B">
            <w:pPr>
              <w:jc w:val="right"/>
              <w:cnfStyle w:val="000000000000" w:firstRow="0" w:lastRow="0" w:firstColumn="0" w:lastColumn="0" w:oddVBand="0" w:evenVBand="0" w:oddHBand="0" w:evenHBand="0" w:firstRowFirstColumn="0" w:firstRowLastColumn="0" w:lastRowFirstColumn="0" w:lastRowLastColumn="0"/>
              <w:rPr>
                <w:del w:id="1042" w:author="Sophie Emilie Søborg Agger" w:date="2020-07-22T12:52:00Z"/>
                <w:rFonts w:ascii="Calibri" w:eastAsia="Times New Roman" w:hAnsi="Calibri" w:cs="Calibri"/>
                <w:color w:val="000000"/>
                <w:sz w:val="16"/>
                <w:szCs w:val="16"/>
                <w:rPrChange w:id="1043" w:author="Sophie Emilie Søborg Agger" w:date="2020-07-27T12:01:00Z">
                  <w:rPr>
                    <w:del w:id="1044" w:author="Sophie Emilie Søborg Agger" w:date="2020-07-22T12:52:00Z"/>
                    <w:rFonts w:ascii="Calibri" w:eastAsia="Times New Roman" w:hAnsi="Calibri" w:cs="Calibri"/>
                    <w:color w:val="000000"/>
                    <w:sz w:val="16"/>
                    <w:szCs w:val="16"/>
                    <w:lang w:val="da-DK"/>
                  </w:rPr>
                </w:rPrChange>
              </w:rPr>
            </w:pPr>
            <w:del w:id="1045" w:author="Sophie Emilie Søborg Agger" w:date="2020-07-22T12:52:00Z">
              <w:r w:rsidRPr="00362AD0" w:rsidDel="00980AEF">
                <w:rPr>
                  <w:rFonts w:ascii="Calibri" w:eastAsia="Times New Roman" w:hAnsi="Calibri" w:cs="Calibri"/>
                  <w:color w:val="000000"/>
                  <w:sz w:val="16"/>
                  <w:szCs w:val="16"/>
                  <w:rPrChange w:id="1046" w:author="Sophie Emilie Søborg Agger" w:date="2020-07-27T12:01:00Z">
                    <w:rPr>
                      <w:rFonts w:ascii="Calibri" w:eastAsia="Times New Roman" w:hAnsi="Calibri" w:cs="Calibri"/>
                      <w:color w:val="000000"/>
                      <w:sz w:val="16"/>
                      <w:szCs w:val="16"/>
                      <w:lang w:val="da-DK"/>
                    </w:rPr>
                  </w:rPrChange>
                </w:rPr>
                <w:delText>0.74</w:delText>
              </w:r>
            </w:del>
          </w:p>
        </w:tc>
        <w:tc>
          <w:tcPr>
            <w:tcW w:w="781" w:type="dxa"/>
            <w:noWrap/>
            <w:hideMark/>
          </w:tcPr>
          <w:p w14:paraId="4C367486" w14:textId="777240FF" w:rsidR="00623EF9" w:rsidRPr="00362AD0" w:rsidDel="00980AEF" w:rsidRDefault="00623EF9" w:rsidP="00EB038B">
            <w:pPr>
              <w:jc w:val="right"/>
              <w:cnfStyle w:val="000000000000" w:firstRow="0" w:lastRow="0" w:firstColumn="0" w:lastColumn="0" w:oddVBand="0" w:evenVBand="0" w:oddHBand="0" w:evenHBand="0" w:firstRowFirstColumn="0" w:firstRowLastColumn="0" w:lastRowFirstColumn="0" w:lastRowLastColumn="0"/>
              <w:rPr>
                <w:del w:id="1047" w:author="Sophie Emilie Søborg Agger" w:date="2020-07-22T12:52:00Z"/>
                <w:rFonts w:ascii="Calibri" w:eastAsia="Times New Roman" w:hAnsi="Calibri" w:cs="Calibri"/>
                <w:color w:val="000000"/>
                <w:sz w:val="16"/>
                <w:szCs w:val="16"/>
                <w:rPrChange w:id="1048" w:author="Sophie Emilie Søborg Agger" w:date="2020-07-27T12:01:00Z">
                  <w:rPr>
                    <w:del w:id="1049" w:author="Sophie Emilie Søborg Agger" w:date="2020-07-22T12:52:00Z"/>
                    <w:rFonts w:ascii="Calibri" w:eastAsia="Times New Roman" w:hAnsi="Calibri" w:cs="Calibri"/>
                    <w:color w:val="000000"/>
                    <w:sz w:val="16"/>
                    <w:szCs w:val="16"/>
                    <w:lang w:val="da-DK"/>
                  </w:rPr>
                </w:rPrChange>
              </w:rPr>
            </w:pPr>
            <w:del w:id="1050" w:author="Sophie Emilie Søborg Agger" w:date="2020-07-22T12:52:00Z">
              <w:r w:rsidRPr="00362AD0" w:rsidDel="00980AEF">
                <w:rPr>
                  <w:rFonts w:ascii="Calibri" w:eastAsia="Times New Roman" w:hAnsi="Calibri" w:cs="Calibri"/>
                  <w:color w:val="000000"/>
                  <w:sz w:val="16"/>
                  <w:szCs w:val="16"/>
                  <w:rPrChange w:id="1051" w:author="Sophie Emilie Søborg Agger" w:date="2020-07-27T12:01:00Z">
                    <w:rPr>
                      <w:rFonts w:ascii="Calibri" w:eastAsia="Times New Roman" w:hAnsi="Calibri" w:cs="Calibri"/>
                      <w:color w:val="000000"/>
                      <w:sz w:val="16"/>
                      <w:szCs w:val="16"/>
                      <w:lang w:val="da-DK"/>
                    </w:rPr>
                  </w:rPrChange>
                </w:rPr>
                <w:delText>0.02</w:delText>
              </w:r>
            </w:del>
          </w:p>
        </w:tc>
        <w:tc>
          <w:tcPr>
            <w:tcW w:w="1557" w:type="dxa"/>
            <w:gridSpan w:val="2"/>
            <w:noWrap/>
            <w:hideMark/>
          </w:tcPr>
          <w:p w14:paraId="602124E0" w14:textId="75347EDA" w:rsidR="00623EF9" w:rsidRPr="00362AD0" w:rsidDel="00980AEF" w:rsidRDefault="00623EF9" w:rsidP="00EB038B">
            <w:pPr>
              <w:cnfStyle w:val="000000000000" w:firstRow="0" w:lastRow="0" w:firstColumn="0" w:lastColumn="0" w:oddVBand="0" w:evenVBand="0" w:oddHBand="0" w:evenHBand="0" w:firstRowFirstColumn="0" w:firstRowLastColumn="0" w:lastRowFirstColumn="0" w:lastRowLastColumn="0"/>
              <w:rPr>
                <w:del w:id="1052" w:author="Sophie Emilie Søborg Agger" w:date="2020-07-22T12:52:00Z"/>
                <w:rFonts w:ascii="Calibri" w:eastAsia="Times New Roman" w:hAnsi="Calibri" w:cs="Calibri"/>
                <w:color w:val="000000"/>
                <w:sz w:val="16"/>
                <w:szCs w:val="16"/>
                <w:rPrChange w:id="1053" w:author="Sophie Emilie Søborg Agger" w:date="2020-07-27T12:01:00Z">
                  <w:rPr>
                    <w:del w:id="1054" w:author="Sophie Emilie Søborg Agger" w:date="2020-07-22T12:52:00Z"/>
                    <w:rFonts w:ascii="Calibri" w:eastAsia="Times New Roman" w:hAnsi="Calibri" w:cs="Calibri"/>
                    <w:color w:val="000000"/>
                    <w:sz w:val="16"/>
                    <w:szCs w:val="16"/>
                    <w:lang w:val="da-DK"/>
                  </w:rPr>
                </w:rPrChange>
              </w:rPr>
            </w:pPr>
            <w:del w:id="1055" w:author="Sophie Emilie Søborg Agger" w:date="2020-07-22T12:52:00Z">
              <w:r w:rsidRPr="00362AD0" w:rsidDel="00980AEF">
                <w:rPr>
                  <w:rFonts w:ascii="Calibri" w:eastAsia="Times New Roman" w:hAnsi="Calibri" w:cs="Calibri"/>
                  <w:color w:val="000000"/>
                  <w:sz w:val="16"/>
                  <w:szCs w:val="16"/>
                  <w:rPrChange w:id="1056" w:author="Sophie Emilie Søborg Agger" w:date="2020-07-27T12:01:00Z">
                    <w:rPr>
                      <w:rFonts w:ascii="Calibri" w:eastAsia="Times New Roman" w:hAnsi="Calibri" w:cs="Calibri"/>
                      <w:color w:val="000000"/>
                      <w:sz w:val="16"/>
                      <w:szCs w:val="16"/>
                      <w:lang w:val="da-DK"/>
                    </w:rPr>
                  </w:rPrChange>
                </w:rPr>
                <w:delText>IMPACT=MODIFIER</w:delText>
              </w:r>
            </w:del>
          </w:p>
          <w:p w14:paraId="72908A4D" w14:textId="79F37A16" w:rsidR="00623EF9" w:rsidRPr="00362AD0" w:rsidDel="00980AEF" w:rsidRDefault="00623EF9" w:rsidP="00EB038B">
            <w:pPr>
              <w:cnfStyle w:val="000000000000" w:firstRow="0" w:lastRow="0" w:firstColumn="0" w:lastColumn="0" w:oddVBand="0" w:evenVBand="0" w:oddHBand="0" w:evenHBand="0" w:firstRowFirstColumn="0" w:firstRowLastColumn="0" w:lastRowFirstColumn="0" w:lastRowLastColumn="0"/>
              <w:rPr>
                <w:del w:id="1057" w:author="Sophie Emilie Søborg Agger" w:date="2020-07-22T12:52:00Z"/>
                <w:rFonts w:ascii="Calibri" w:eastAsia="Times New Roman" w:hAnsi="Calibri" w:cs="Calibri"/>
                <w:color w:val="000000"/>
                <w:sz w:val="16"/>
                <w:szCs w:val="16"/>
                <w:rPrChange w:id="1058" w:author="Sophie Emilie Søborg Agger" w:date="2020-07-27T12:01:00Z">
                  <w:rPr>
                    <w:del w:id="1059" w:author="Sophie Emilie Søborg Agger" w:date="2020-07-22T12:52:00Z"/>
                    <w:rFonts w:ascii="Calibri" w:eastAsia="Times New Roman" w:hAnsi="Calibri" w:cs="Calibri"/>
                    <w:color w:val="000000"/>
                    <w:sz w:val="16"/>
                    <w:szCs w:val="16"/>
                    <w:lang w:val="da-DK"/>
                  </w:rPr>
                </w:rPrChange>
              </w:rPr>
            </w:pPr>
            <w:del w:id="1060" w:author="Sophie Emilie Søborg Agger" w:date="2020-07-22T12:52:00Z">
              <w:r w:rsidRPr="00362AD0" w:rsidDel="00980AEF">
                <w:rPr>
                  <w:rFonts w:ascii="Calibri" w:eastAsia="Times New Roman" w:hAnsi="Calibri" w:cs="Calibri"/>
                  <w:color w:val="000000"/>
                  <w:sz w:val="16"/>
                  <w:szCs w:val="16"/>
                  <w:rPrChange w:id="1061" w:author="Sophie Emilie Søborg Agger" w:date="2020-07-27T12:01:00Z">
                    <w:rPr>
                      <w:rFonts w:ascii="Calibri" w:eastAsia="Times New Roman" w:hAnsi="Calibri" w:cs="Calibri"/>
                      <w:color w:val="000000"/>
                      <w:sz w:val="16"/>
                      <w:szCs w:val="16"/>
                      <w:lang w:val="da-DK"/>
                    </w:rPr>
                  </w:rPrChange>
                </w:rPr>
                <w:delText>STRAND=1</w:delText>
              </w:r>
            </w:del>
          </w:p>
        </w:tc>
        <w:tc>
          <w:tcPr>
            <w:tcW w:w="542" w:type="dxa"/>
            <w:gridSpan w:val="2"/>
            <w:noWrap/>
            <w:hideMark/>
          </w:tcPr>
          <w:p w14:paraId="2E169F83" w14:textId="0C9F98CE" w:rsidR="00623EF9" w:rsidRPr="00362AD0" w:rsidDel="00980AEF" w:rsidRDefault="00623EF9" w:rsidP="00EB038B">
            <w:pPr>
              <w:jc w:val="right"/>
              <w:cnfStyle w:val="000000000000" w:firstRow="0" w:lastRow="0" w:firstColumn="0" w:lastColumn="0" w:oddVBand="0" w:evenVBand="0" w:oddHBand="0" w:evenHBand="0" w:firstRowFirstColumn="0" w:firstRowLastColumn="0" w:lastRowFirstColumn="0" w:lastRowLastColumn="0"/>
              <w:rPr>
                <w:del w:id="1062" w:author="Sophie Emilie Søborg Agger" w:date="2020-07-22T12:52:00Z"/>
                <w:rFonts w:ascii="Calibri" w:eastAsia="Times New Roman" w:hAnsi="Calibri" w:cs="Calibri"/>
                <w:color w:val="000000"/>
                <w:sz w:val="16"/>
                <w:szCs w:val="16"/>
                <w:rPrChange w:id="1063" w:author="Sophie Emilie Søborg Agger" w:date="2020-07-27T12:01:00Z">
                  <w:rPr>
                    <w:del w:id="1064" w:author="Sophie Emilie Søborg Agger" w:date="2020-07-22T12:52:00Z"/>
                    <w:rFonts w:ascii="Calibri" w:eastAsia="Times New Roman" w:hAnsi="Calibri" w:cs="Calibri"/>
                    <w:color w:val="000000"/>
                    <w:sz w:val="16"/>
                    <w:szCs w:val="16"/>
                    <w:lang w:val="da-DK"/>
                  </w:rPr>
                </w:rPrChange>
              </w:rPr>
            </w:pPr>
            <w:del w:id="1065" w:author="Sophie Emilie Søborg Agger" w:date="2020-07-22T12:52:00Z">
              <w:r w:rsidRPr="00362AD0" w:rsidDel="00980AEF">
                <w:rPr>
                  <w:rFonts w:ascii="Calibri" w:eastAsia="Times New Roman" w:hAnsi="Calibri" w:cs="Calibri"/>
                  <w:color w:val="000000"/>
                  <w:sz w:val="16"/>
                  <w:szCs w:val="16"/>
                  <w:rPrChange w:id="1066" w:author="Sophie Emilie Søborg Agger" w:date="2020-07-27T12:01:00Z">
                    <w:rPr>
                      <w:rFonts w:ascii="Calibri" w:eastAsia="Times New Roman" w:hAnsi="Calibri" w:cs="Calibri"/>
                      <w:color w:val="000000"/>
                      <w:sz w:val="16"/>
                      <w:szCs w:val="16"/>
                      <w:lang w:val="da-DK"/>
                    </w:rPr>
                  </w:rPrChange>
                </w:rPr>
                <w:delText>38</w:delText>
              </w:r>
            </w:del>
          </w:p>
        </w:tc>
        <w:tc>
          <w:tcPr>
            <w:tcW w:w="691" w:type="dxa"/>
            <w:noWrap/>
            <w:hideMark/>
          </w:tcPr>
          <w:p w14:paraId="34F24207" w14:textId="61B5BF38" w:rsidR="00623EF9" w:rsidRPr="00362AD0" w:rsidDel="00980AEF" w:rsidRDefault="00623EF9" w:rsidP="00EB038B">
            <w:pPr>
              <w:jc w:val="right"/>
              <w:cnfStyle w:val="000000000000" w:firstRow="0" w:lastRow="0" w:firstColumn="0" w:lastColumn="0" w:oddVBand="0" w:evenVBand="0" w:oddHBand="0" w:evenHBand="0" w:firstRowFirstColumn="0" w:firstRowLastColumn="0" w:lastRowFirstColumn="0" w:lastRowLastColumn="0"/>
              <w:rPr>
                <w:del w:id="1067" w:author="Sophie Emilie Søborg Agger" w:date="2020-07-22T12:52:00Z"/>
                <w:rFonts w:ascii="Calibri" w:eastAsia="Times New Roman" w:hAnsi="Calibri" w:cs="Calibri"/>
                <w:color w:val="000000"/>
                <w:sz w:val="16"/>
                <w:szCs w:val="16"/>
                <w:rPrChange w:id="1068" w:author="Sophie Emilie Søborg Agger" w:date="2020-07-27T12:01:00Z">
                  <w:rPr>
                    <w:del w:id="1069" w:author="Sophie Emilie Søborg Agger" w:date="2020-07-22T12:52:00Z"/>
                    <w:rFonts w:ascii="Calibri" w:eastAsia="Times New Roman" w:hAnsi="Calibri" w:cs="Calibri"/>
                    <w:color w:val="000000"/>
                    <w:sz w:val="16"/>
                    <w:szCs w:val="16"/>
                    <w:lang w:val="da-DK"/>
                  </w:rPr>
                </w:rPrChange>
              </w:rPr>
            </w:pPr>
            <w:del w:id="1070" w:author="Sophie Emilie Søborg Agger" w:date="2020-07-22T12:52:00Z">
              <w:r w:rsidRPr="00362AD0" w:rsidDel="00980AEF">
                <w:rPr>
                  <w:rFonts w:ascii="Calibri" w:eastAsia="Times New Roman" w:hAnsi="Calibri" w:cs="Calibri"/>
                  <w:color w:val="000000"/>
                  <w:sz w:val="16"/>
                  <w:szCs w:val="16"/>
                  <w:rPrChange w:id="1071" w:author="Sophie Emilie Søborg Agger" w:date="2020-07-27T12:01:00Z">
                    <w:rPr>
                      <w:rFonts w:ascii="Calibri" w:eastAsia="Times New Roman" w:hAnsi="Calibri" w:cs="Calibri"/>
                      <w:color w:val="000000"/>
                      <w:sz w:val="16"/>
                      <w:szCs w:val="16"/>
                      <w:lang w:val="da-DK"/>
                    </w:rPr>
                  </w:rPrChange>
                </w:rPr>
                <w:delText>314</w:delText>
              </w:r>
            </w:del>
          </w:p>
        </w:tc>
      </w:tr>
      <w:tr w:rsidR="006007AB" w:rsidRPr="00BD6BC8" w:rsidDel="00980AEF" w14:paraId="259D51A9" w14:textId="33C404BC" w:rsidTr="006007AB">
        <w:trPr>
          <w:cnfStyle w:val="000000100000" w:firstRow="0" w:lastRow="0" w:firstColumn="0" w:lastColumn="0" w:oddVBand="0" w:evenVBand="0" w:oddHBand="1" w:evenHBand="0" w:firstRowFirstColumn="0" w:firstRowLastColumn="0" w:lastRowFirstColumn="0" w:lastRowLastColumn="0"/>
          <w:trHeight w:val="320"/>
          <w:del w:id="1072" w:author="Sophie Emilie Søborg Agger" w:date="2020-07-22T12:52:00Z"/>
        </w:trPr>
        <w:tc>
          <w:tcPr>
            <w:cnfStyle w:val="001000000000" w:firstRow="0" w:lastRow="0" w:firstColumn="1" w:lastColumn="0" w:oddVBand="0" w:evenVBand="0" w:oddHBand="0" w:evenHBand="0" w:firstRowFirstColumn="0" w:firstRowLastColumn="0" w:lastRowFirstColumn="0" w:lastRowLastColumn="0"/>
            <w:tcW w:w="1270" w:type="dxa"/>
            <w:noWrap/>
            <w:hideMark/>
          </w:tcPr>
          <w:p w14:paraId="2764A1FF" w14:textId="04E83DDF" w:rsidR="00623EF9" w:rsidRPr="00362AD0" w:rsidDel="00980AEF" w:rsidRDefault="00623EF9" w:rsidP="00EB038B">
            <w:pPr>
              <w:rPr>
                <w:del w:id="1073" w:author="Sophie Emilie Søborg Agger" w:date="2020-07-22T12:52:00Z"/>
                <w:rFonts w:ascii="Calibri" w:eastAsia="Times New Roman" w:hAnsi="Calibri" w:cs="Calibri"/>
                <w:color w:val="000000"/>
                <w:sz w:val="16"/>
                <w:szCs w:val="16"/>
                <w:rPrChange w:id="1074" w:author="Sophie Emilie Søborg Agger" w:date="2020-07-27T12:01:00Z">
                  <w:rPr>
                    <w:del w:id="1075" w:author="Sophie Emilie Søborg Agger" w:date="2020-07-22T12:52:00Z"/>
                    <w:rFonts w:ascii="Calibri" w:eastAsia="Times New Roman" w:hAnsi="Calibri" w:cs="Calibri"/>
                    <w:color w:val="000000"/>
                    <w:sz w:val="16"/>
                    <w:szCs w:val="16"/>
                    <w:lang w:val="da-DK"/>
                  </w:rPr>
                </w:rPrChange>
              </w:rPr>
            </w:pPr>
            <w:del w:id="1076" w:author="Sophie Emilie Søborg Agger" w:date="2020-07-22T12:52:00Z">
              <w:r w:rsidRPr="00362AD0" w:rsidDel="00980AEF">
                <w:rPr>
                  <w:rFonts w:ascii="Calibri" w:eastAsia="Times New Roman" w:hAnsi="Calibri" w:cs="Calibri"/>
                  <w:color w:val="000000"/>
                  <w:sz w:val="16"/>
                  <w:szCs w:val="16"/>
                  <w:rPrChange w:id="1077" w:author="Sophie Emilie Søborg Agger" w:date="2020-07-27T12:01:00Z">
                    <w:rPr>
                      <w:rFonts w:ascii="Calibri" w:eastAsia="Times New Roman" w:hAnsi="Calibri" w:cs="Calibri"/>
                      <w:color w:val="000000"/>
                      <w:sz w:val="16"/>
                      <w:szCs w:val="16"/>
                      <w:lang w:val="da-DK"/>
                    </w:rPr>
                  </w:rPrChange>
                </w:rPr>
                <w:delText>Renal dysplasia</w:delText>
              </w:r>
            </w:del>
          </w:p>
        </w:tc>
        <w:tc>
          <w:tcPr>
            <w:tcW w:w="1189" w:type="dxa"/>
            <w:noWrap/>
            <w:hideMark/>
          </w:tcPr>
          <w:p w14:paraId="5AA76D7B" w14:textId="5C9A5127" w:rsidR="00623EF9" w:rsidRPr="00362AD0" w:rsidDel="00980AEF" w:rsidRDefault="00623EF9" w:rsidP="00EB038B">
            <w:pPr>
              <w:cnfStyle w:val="000000100000" w:firstRow="0" w:lastRow="0" w:firstColumn="0" w:lastColumn="0" w:oddVBand="0" w:evenVBand="0" w:oddHBand="1" w:evenHBand="0" w:firstRowFirstColumn="0" w:firstRowLastColumn="0" w:lastRowFirstColumn="0" w:lastRowLastColumn="0"/>
              <w:rPr>
                <w:del w:id="1078" w:author="Sophie Emilie Søborg Agger" w:date="2020-07-22T12:52:00Z"/>
                <w:rFonts w:ascii="Calibri" w:eastAsia="Times New Roman" w:hAnsi="Calibri" w:cs="Calibri"/>
                <w:color w:val="000000"/>
                <w:sz w:val="16"/>
                <w:szCs w:val="16"/>
                <w:rPrChange w:id="1079" w:author="Sophie Emilie Søborg Agger" w:date="2020-07-27T12:01:00Z">
                  <w:rPr>
                    <w:del w:id="1080" w:author="Sophie Emilie Søborg Agger" w:date="2020-07-22T12:52:00Z"/>
                    <w:rFonts w:ascii="Calibri" w:eastAsia="Times New Roman" w:hAnsi="Calibri" w:cs="Calibri"/>
                    <w:color w:val="000000"/>
                    <w:sz w:val="16"/>
                    <w:szCs w:val="16"/>
                    <w:lang w:val="da-DK"/>
                  </w:rPr>
                </w:rPrChange>
              </w:rPr>
            </w:pPr>
            <w:del w:id="1081" w:author="Sophie Emilie Søborg Agger" w:date="2020-07-22T12:52:00Z">
              <w:r w:rsidRPr="00362AD0" w:rsidDel="00980AEF">
                <w:rPr>
                  <w:rFonts w:ascii="Calibri" w:eastAsia="Times New Roman" w:hAnsi="Calibri" w:cs="Calibri"/>
                  <w:color w:val="000000"/>
                  <w:sz w:val="16"/>
                  <w:szCs w:val="16"/>
                  <w:rPrChange w:id="1082" w:author="Sophie Emilie Søborg Agger" w:date="2020-07-27T12:01:00Z">
                    <w:rPr>
                      <w:rFonts w:ascii="Calibri" w:eastAsia="Times New Roman" w:hAnsi="Calibri" w:cs="Calibri"/>
                      <w:color w:val="000000"/>
                      <w:sz w:val="16"/>
                      <w:szCs w:val="16"/>
                      <w:lang w:val="da-DK"/>
                    </w:rPr>
                  </w:rPrChange>
                </w:rPr>
                <w:delText>Intron variant</w:delText>
              </w:r>
            </w:del>
          </w:p>
        </w:tc>
        <w:tc>
          <w:tcPr>
            <w:tcW w:w="728" w:type="dxa"/>
            <w:noWrap/>
            <w:hideMark/>
          </w:tcPr>
          <w:p w14:paraId="641FEA36" w14:textId="27282767" w:rsidR="00623EF9" w:rsidRPr="00362AD0" w:rsidDel="00980AEF" w:rsidRDefault="00623EF9" w:rsidP="00EB038B">
            <w:pPr>
              <w:cnfStyle w:val="000000100000" w:firstRow="0" w:lastRow="0" w:firstColumn="0" w:lastColumn="0" w:oddVBand="0" w:evenVBand="0" w:oddHBand="1" w:evenHBand="0" w:firstRowFirstColumn="0" w:firstRowLastColumn="0" w:lastRowFirstColumn="0" w:lastRowLastColumn="0"/>
              <w:rPr>
                <w:del w:id="1083" w:author="Sophie Emilie Søborg Agger" w:date="2020-07-22T12:52:00Z"/>
                <w:rFonts w:ascii="Calibri" w:eastAsia="Times New Roman" w:hAnsi="Calibri" w:cs="Calibri"/>
                <w:color w:val="000000"/>
                <w:sz w:val="16"/>
                <w:szCs w:val="16"/>
                <w:rPrChange w:id="1084" w:author="Sophie Emilie Søborg Agger" w:date="2020-07-27T12:01:00Z">
                  <w:rPr>
                    <w:del w:id="1085" w:author="Sophie Emilie Søborg Agger" w:date="2020-07-22T12:52:00Z"/>
                    <w:rFonts w:ascii="Calibri" w:eastAsia="Times New Roman" w:hAnsi="Calibri" w:cs="Calibri"/>
                    <w:color w:val="000000"/>
                    <w:sz w:val="16"/>
                    <w:szCs w:val="16"/>
                    <w:lang w:val="da-DK"/>
                  </w:rPr>
                </w:rPrChange>
              </w:rPr>
            </w:pPr>
            <w:del w:id="1086" w:author="Sophie Emilie Søborg Agger" w:date="2020-07-22T12:52:00Z">
              <w:r w:rsidRPr="00362AD0" w:rsidDel="00980AEF">
                <w:rPr>
                  <w:rFonts w:ascii="Calibri" w:eastAsia="Times New Roman" w:hAnsi="Calibri" w:cs="Calibri"/>
                  <w:color w:val="000000"/>
                  <w:sz w:val="16"/>
                  <w:szCs w:val="16"/>
                  <w:rPrChange w:id="1087" w:author="Sophie Emilie Søborg Agger" w:date="2020-07-27T12:01:00Z">
                    <w:rPr>
                      <w:rFonts w:ascii="Calibri" w:eastAsia="Times New Roman" w:hAnsi="Calibri" w:cs="Calibri"/>
                      <w:color w:val="000000"/>
                      <w:sz w:val="16"/>
                      <w:szCs w:val="16"/>
                      <w:lang w:val="da-DK"/>
                    </w:rPr>
                  </w:rPrChange>
                </w:rPr>
                <w:delText>CHD7</w:delText>
              </w:r>
            </w:del>
          </w:p>
        </w:tc>
        <w:tc>
          <w:tcPr>
            <w:tcW w:w="1357" w:type="dxa"/>
            <w:noWrap/>
            <w:hideMark/>
          </w:tcPr>
          <w:p w14:paraId="3769145A" w14:textId="1E85B333" w:rsidR="00623EF9" w:rsidRPr="00362AD0" w:rsidDel="00980AEF" w:rsidRDefault="00623EF9" w:rsidP="00EB038B">
            <w:pPr>
              <w:cnfStyle w:val="000000100000" w:firstRow="0" w:lastRow="0" w:firstColumn="0" w:lastColumn="0" w:oddVBand="0" w:evenVBand="0" w:oddHBand="1" w:evenHBand="0" w:firstRowFirstColumn="0" w:firstRowLastColumn="0" w:lastRowFirstColumn="0" w:lastRowLastColumn="0"/>
              <w:rPr>
                <w:del w:id="1088" w:author="Sophie Emilie Søborg Agger" w:date="2020-07-22T12:52:00Z"/>
                <w:rFonts w:ascii="Calibri" w:eastAsia="Times New Roman" w:hAnsi="Calibri" w:cs="Calibri"/>
                <w:color w:val="000000"/>
                <w:sz w:val="16"/>
                <w:szCs w:val="16"/>
                <w:rPrChange w:id="1089" w:author="Sophie Emilie Søborg Agger" w:date="2020-07-27T12:01:00Z">
                  <w:rPr>
                    <w:del w:id="1090" w:author="Sophie Emilie Søborg Agger" w:date="2020-07-22T12:52:00Z"/>
                    <w:rFonts w:ascii="Calibri" w:eastAsia="Times New Roman" w:hAnsi="Calibri" w:cs="Calibri"/>
                    <w:color w:val="000000"/>
                    <w:sz w:val="16"/>
                    <w:szCs w:val="16"/>
                    <w:lang w:val="da-DK"/>
                  </w:rPr>
                </w:rPrChange>
              </w:rPr>
            </w:pPr>
            <w:del w:id="1091" w:author="Sophie Emilie Søborg Agger" w:date="2020-07-22T12:52:00Z">
              <w:r w:rsidRPr="00362AD0" w:rsidDel="00980AEF">
                <w:rPr>
                  <w:rFonts w:ascii="Calibri" w:eastAsia="Times New Roman" w:hAnsi="Calibri" w:cs="Calibri"/>
                  <w:color w:val="000000"/>
                  <w:sz w:val="16"/>
                  <w:szCs w:val="16"/>
                  <w:rPrChange w:id="1092" w:author="Sophie Emilie Søborg Agger" w:date="2020-07-27T12:01:00Z">
                    <w:rPr>
                      <w:rFonts w:ascii="Calibri" w:eastAsia="Times New Roman" w:hAnsi="Calibri" w:cs="Calibri"/>
                      <w:color w:val="000000"/>
                      <w:sz w:val="16"/>
                      <w:szCs w:val="16"/>
                      <w:lang w:val="da-DK"/>
                    </w:rPr>
                  </w:rPrChange>
                </w:rPr>
                <w:delText>chr29:11199937</w:delText>
              </w:r>
            </w:del>
          </w:p>
        </w:tc>
        <w:tc>
          <w:tcPr>
            <w:tcW w:w="580" w:type="dxa"/>
            <w:noWrap/>
            <w:hideMark/>
          </w:tcPr>
          <w:p w14:paraId="553E8867" w14:textId="0A387D5A" w:rsidR="00623EF9" w:rsidRPr="00362AD0" w:rsidDel="00980AEF" w:rsidRDefault="00623EF9" w:rsidP="00EB038B">
            <w:pPr>
              <w:jc w:val="right"/>
              <w:cnfStyle w:val="000000100000" w:firstRow="0" w:lastRow="0" w:firstColumn="0" w:lastColumn="0" w:oddVBand="0" w:evenVBand="0" w:oddHBand="1" w:evenHBand="0" w:firstRowFirstColumn="0" w:firstRowLastColumn="0" w:lastRowFirstColumn="0" w:lastRowLastColumn="0"/>
              <w:rPr>
                <w:del w:id="1093" w:author="Sophie Emilie Søborg Agger" w:date="2020-07-22T12:52:00Z"/>
                <w:rFonts w:ascii="Calibri" w:eastAsia="Times New Roman" w:hAnsi="Calibri" w:cs="Calibri"/>
                <w:color w:val="000000"/>
                <w:sz w:val="16"/>
                <w:szCs w:val="16"/>
                <w:rPrChange w:id="1094" w:author="Sophie Emilie Søborg Agger" w:date="2020-07-27T12:01:00Z">
                  <w:rPr>
                    <w:del w:id="1095" w:author="Sophie Emilie Søborg Agger" w:date="2020-07-22T12:52:00Z"/>
                    <w:rFonts w:ascii="Calibri" w:eastAsia="Times New Roman" w:hAnsi="Calibri" w:cs="Calibri"/>
                    <w:color w:val="000000"/>
                    <w:sz w:val="16"/>
                    <w:szCs w:val="16"/>
                    <w:lang w:val="da-DK"/>
                  </w:rPr>
                </w:rPrChange>
              </w:rPr>
            </w:pPr>
            <w:del w:id="1096" w:author="Sophie Emilie Søborg Agger" w:date="2020-07-22T12:52:00Z">
              <w:r w:rsidRPr="00362AD0" w:rsidDel="00980AEF">
                <w:rPr>
                  <w:rFonts w:ascii="Calibri" w:eastAsia="Times New Roman" w:hAnsi="Calibri" w:cs="Calibri"/>
                  <w:color w:val="000000"/>
                  <w:sz w:val="16"/>
                  <w:szCs w:val="16"/>
                  <w:rPrChange w:id="1097" w:author="Sophie Emilie Søborg Agger" w:date="2020-07-27T12:01:00Z">
                    <w:rPr>
                      <w:rFonts w:ascii="Calibri" w:eastAsia="Times New Roman" w:hAnsi="Calibri" w:cs="Calibri"/>
                      <w:color w:val="000000"/>
                      <w:sz w:val="16"/>
                      <w:szCs w:val="16"/>
                      <w:lang w:val="da-DK"/>
                    </w:rPr>
                  </w:rPrChange>
                </w:rPr>
                <w:delText>0.90</w:delText>
              </w:r>
            </w:del>
          </w:p>
        </w:tc>
        <w:tc>
          <w:tcPr>
            <w:tcW w:w="643" w:type="dxa"/>
            <w:noWrap/>
            <w:hideMark/>
          </w:tcPr>
          <w:p w14:paraId="5B03AABD" w14:textId="250DC0BE" w:rsidR="00623EF9" w:rsidRPr="00362AD0" w:rsidDel="00980AEF" w:rsidRDefault="00623EF9" w:rsidP="00EB038B">
            <w:pPr>
              <w:jc w:val="right"/>
              <w:cnfStyle w:val="000000100000" w:firstRow="0" w:lastRow="0" w:firstColumn="0" w:lastColumn="0" w:oddVBand="0" w:evenVBand="0" w:oddHBand="1" w:evenHBand="0" w:firstRowFirstColumn="0" w:firstRowLastColumn="0" w:lastRowFirstColumn="0" w:lastRowLastColumn="0"/>
              <w:rPr>
                <w:del w:id="1098" w:author="Sophie Emilie Søborg Agger" w:date="2020-07-22T12:52:00Z"/>
                <w:rFonts w:ascii="Calibri" w:eastAsia="Times New Roman" w:hAnsi="Calibri" w:cs="Calibri"/>
                <w:color w:val="000000"/>
                <w:sz w:val="16"/>
                <w:szCs w:val="16"/>
                <w:rPrChange w:id="1099" w:author="Sophie Emilie Søborg Agger" w:date="2020-07-27T12:01:00Z">
                  <w:rPr>
                    <w:del w:id="1100" w:author="Sophie Emilie Søborg Agger" w:date="2020-07-22T12:52:00Z"/>
                    <w:rFonts w:ascii="Calibri" w:eastAsia="Times New Roman" w:hAnsi="Calibri" w:cs="Calibri"/>
                    <w:color w:val="000000"/>
                    <w:sz w:val="16"/>
                    <w:szCs w:val="16"/>
                    <w:lang w:val="da-DK"/>
                  </w:rPr>
                </w:rPrChange>
              </w:rPr>
            </w:pPr>
            <w:del w:id="1101" w:author="Sophie Emilie Søborg Agger" w:date="2020-07-22T12:52:00Z">
              <w:r w:rsidRPr="00362AD0" w:rsidDel="00980AEF">
                <w:rPr>
                  <w:rFonts w:ascii="Calibri" w:eastAsia="Times New Roman" w:hAnsi="Calibri" w:cs="Calibri"/>
                  <w:color w:val="000000"/>
                  <w:sz w:val="16"/>
                  <w:szCs w:val="16"/>
                  <w:rPrChange w:id="1102" w:author="Sophie Emilie Søborg Agger" w:date="2020-07-27T12:01:00Z">
                    <w:rPr>
                      <w:rFonts w:ascii="Calibri" w:eastAsia="Times New Roman" w:hAnsi="Calibri" w:cs="Calibri"/>
                      <w:color w:val="000000"/>
                      <w:sz w:val="16"/>
                      <w:szCs w:val="16"/>
                      <w:lang w:val="da-DK"/>
                    </w:rPr>
                  </w:rPrChange>
                </w:rPr>
                <w:delText>5.</w:delText>
              </w:r>
            </w:del>
            <w:del w:id="1103" w:author="Sophie Emilie Søborg Agger" w:date="2020-07-12T18:50:00Z">
              <w:r w:rsidRPr="00362AD0" w:rsidDel="006007AB">
                <w:rPr>
                  <w:rFonts w:ascii="Calibri" w:eastAsia="Times New Roman" w:hAnsi="Calibri" w:cs="Calibri"/>
                  <w:color w:val="000000"/>
                  <w:sz w:val="16"/>
                  <w:szCs w:val="16"/>
                  <w:rPrChange w:id="1104" w:author="Sophie Emilie Søborg Agger" w:date="2020-07-27T12:01:00Z">
                    <w:rPr>
                      <w:rFonts w:ascii="Calibri" w:eastAsia="Times New Roman" w:hAnsi="Calibri" w:cs="Calibri"/>
                      <w:color w:val="000000"/>
                      <w:sz w:val="16"/>
                      <w:szCs w:val="16"/>
                      <w:lang w:val="da-DK"/>
                    </w:rPr>
                  </w:rPrChange>
                </w:rPr>
                <w:delText>06</w:delText>
              </w:r>
            </w:del>
          </w:p>
        </w:tc>
        <w:tc>
          <w:tcPr>
            <w:tcW w:w="580" w:type="dxa"/>
            <w:noWrap/>
            <w:hideMark/>
          </w:tcPr>
          <w:p w14:paraId="36B9EDE7" w14:textId="1BA7FDF6" w:rsidR="00623EF9" w:rsidRPr="00362AD0" w:rsidDel="00980AEF" w:rsidRDefault="00623EF9" w:rsidP="00EB038B">
            <w:pPr>
              <w:jc w:val="right"/>
              <w:cnfStyle w:val="000000100000" w:firstRow="0" w:lastRow="0" w:firstColumn="0" w:lastColumn="0" w:oddVBand="0" w:evenVBand="0" w:oddHBand="1" w:evenHBand="0" w:firstRowFirstColumn="0" w:firstRowLastColumn="0" w:lastRowFirstColumn="0" w:lastRowLastColumn="0"/>
              <w:rPr>
                <w:del w:id="1105" w:author="Sophie Emilie Søborg Agger" w:date="2020-07-22T12:52:00Z"/>
                <w:rFonts w:ascii="Calibri" w:eastAsia="Times New Roman" w:hAnsi="Calibri" w:cs="Calibri"/>
                <w:color w:val="000000"/>
                <w:sz w:val="16"/>
                <w:szCs w:val="16"/>
                <w:rPrChange w:id="1106" w:author="Sophie Emilie Søborg Agger" w:date="2020-07-27T12:01:00Z">
                  <w:rPr>
                    <w:del w:id="1107" w:author="Sophie Emilie Søborg Agger" w:date="2020-07-22T12:52:00Z"/>
                    <w:rFonts w:ascii="Calibri" w:eastAsia="Times New Roman" w:hAnsi="Calibri" w:cs="Calibri"/>
                    <w:color w:val="000000"/>
                    <w:sz w:val="16"/>
                    <w:szCs w:val="16"/>
                    <w:lang w:val="da-DK"/>
                  </w:rPr>
                </w:rPrChange>
              </w:rPr>
            </w:pPr>
            <w:del w:id="1108" w:author="Sophie Emilie Søborg Agger" w:date="2020-07-22T12:52:00Z">
              <w:r w:rsidRPr="00362AD0" w:rsidDel="00980AEF">
                <w:rPr>
                  <w:rFonts w:ascii="Calibri" w:eastAsia="Times New Roman" w:hAnsi="Calibri" w:cs="Calibri"/>
                  <w:color w:val="000000"/>
                  <w:sz w:val="16"/>
                  <w:szCs w:val="16"/>
                  <w:rPrChange w:id="1109" w:author="Sophie Emilie Søborg Agger" w:date="2020-07-27T12:01:00Z">
                    <w:rPr>
                      <w:rFonts w:ascii="Calibri" w:eastAsia="Times New Roman" w:hAnsi="Calibri" w:cs="Calibri"/>
                      <w:color w:val="000000"/>
                      <w:sz w:val="16"/>
                      <w:szCs w:val="16"/>
                      <w:lang w:val="da-DK"/>
                    </w:rPr>
                  </w:rPrChange>
                </w:rPr>
                <w:delText>0.74</w:delText>
              </w:r>
            </w:del>
          </w:p>
        </w:tc>
        <w:tc>
          <w:tcPr>
            <w:tcW w:w="781" w:type="dxa"/>
            <w:noWrap/>
            <w:hideMark/>
          </w:tcPr>
          <w:p w14:paraId="15E87736" w14:textId="16C67E0B" w:rsidR="00623EF9" w:rsidRPr="00362AD0" w:rsidDel="00980AEF" w:rsidRDefault="00623EF9" w:rsidP="00EB038B">
            <w:pPr>
              <w:jc w:val="right"/>
              <w:cnfStyle w:val="000000100000" w:firstRow="0" w:lastRow="0" w:firstColumn="0" w:lastColumn="0" w:oddVBand="0" w:evenVBand="0" w:oddHBand="1" w:evenHBand="0" w:firstRowFirstColumn="0" w:firstRowLastColumn="0" w:lastRowFirstColumn="0" w:lastRowLastColumn="0"/>
              <w:rPr>
                <w:del w:id="1110" w:author="Sophie Emilie Søborg Agger" w:date="2020-07-22T12:52:00Z"/>
                <w:rFonts w:ascii="Calibri" w:eastAsia="Times New Roman" w:hAnsi="Calibri" w:cs="Calibri"/>
                <w:color w:val="000000"/>
                <w:sz w:val="16"/>
                <w:szCs w:val="16"/>
                <w:rPrChange w:id="1111" w:author="Sophie Emilie Søborg Agger" w:date="2020-07-27T12:01:00Z">
                  <w:rPr>
                    <w:del w:id="1112" w:author="Sophie Emilie Søborg Agger" w:date="2020-07-22T12:52:00Z"/>
                    <w:rFonts w:ascii="Calibri" w:eastAsia="Times New Roman" w:hAnsi="Calibri" w:cs="Calibri"/>
                    <w:color w:val="000000"/>
                    <w:sz w:val="16"/>
                    <w:szCs w:val="16"/>
                    <w:lang w:val="da-DK"/>
                  </w:rPr>
                </w:rPrChange>
              </w:rPr>
            </w:pPr>
            <w:del w:id="1113" w:author="Sophie Emilie Søborg Agger" w:date="2020-07-22T12:52:00Z">
              <w:r w:rsidRPr="00362AD0" w:rsidDel="00980AEF">
                <w:rPr>
                  <w:rFonts w:ascii="Calibri" w:eastAsia="Times New Roman" w:hAnsi="Calibri" w:cs="Calibri"/>
                  <w:color w:val="000000"/>
                  <w:sz w:val="16"/>
                  <w:szCs w:val="16"/>
                  <w:rPrChange w:id="1114" w:author="Sophie Emilie Søborg Agger" w:date="2020-07-27T12:01:00Z">
                    <w:rPr>
                      <w:rFonts w:ascii="Calibri" w:eastAsia="Times New Roman" w:hAnsi="Calibri" w:cs="Calibri"/>
                      <w:color w:val="000000"/>
                      <w:sz w:val="16"/>
                      <w:szCs w:val="16"/>
                      <w:lang w:val="da-DK"/>
                    </w:rPr>
                  </w:rPrChange>
                </w:rPr>
                <w:delText>0.02</w:delText>
              </w:r>
            </w:del>
          </w:p>
        </w:tc>
        <w:tc>
          <w:tcPr>
            <w:tcW w:w="1557" w:type="dxa"/>
            <w:gridSpan w:val="2"/>
            <w:noWrap/>
            <w:hideMark/>
          </w:tcPr>
          <w:p w14:paraId="12320040" w14:textId="57DE1DE6" w:rsidR="00623EF9" w:rsidRPr="00362AD0" w:rsidDel="00980AEF" w:rsidRDefault="00623EF9" w:rsidP="00EB038B">
            <w:pPr>
              <w:cnfStyle w:val="000000100000" w:firstRow="0" w:lastRow="0" w:firstColumn="0" w:lastColumn="0" w:oddVBand="0" w:evenVBand="0" w:oddHBand="1" w:evenHBand="0" w:firstRowFirstColumn="0" w:firstRowLastColumn="0" w:lastRowFirstColumn="0" w:lastRowLastColumn="0"/>
              <w:rPr>
                <w:del w:id="1115" w:author="Sophie Emilie Søborg Agger" w:date="2020-07-22T12:52:00Z"/>
                <w:rFonts w:ascii="Calibri" w:eastAsia="Times New Roman" w:hAnsi="Calibri" w:cs="Calibri"/>
                <w:color w:val="000000"/>
                <w:sz w:val="16"/>
                <w:szCs w:val="16"/>
                <w:rPrChange w:id="1116" w:author="Sophie Emilie Søborg Agger" w:date="2020-07-27T12:01:00Z">
                  <w:rPr>
                    <w:del w:id="1117" w:author="Sophie Emilie Søborg Agger" w:date="2020-07-22T12:52:00Z"/>
                    <w:rFonts w:ascii="Calibri" w:eastAsia="Times New Roman" w:hAnsi="Calibri" w:cs="Calibri"/>
                    <w:color w:val="000000"/>
                    <w:sz w:val="16"/>
                    <w:szCs w:val="16"/>
                    <w:lang w:val="da-DK"/>
                  </w:rPr>
                </w:rPrChange>
              </w:rPr>
            </w:pPr>
            <w:del w:id="1118" w:author="Sophie Emilie Søborg Agger" w:date="2020-07-22T12:52:00Z">
              <w:r w:rsidRPr="00362AD0" w:rsidDel="00980AEF">
                <w:rPr>
                  <w:rFonts w:ascii="Calibri" w:eastAsia="Times New Roman" w:hAnsi="Calibri" w:cs="Calibri"/>
                  <w:color w:val="000000"/>
                  <w:sz w:val="16"/>
                  <w:szCs w:val="16"/>
                  <w:rPrChange w:id="1119" w:author="Sophie Emilie Søborg Agger" w:date="2020-07-27T12:01:00Z">
                    <w:rPr>
                      <w:rFonts w:ascii="Calibri" w:eastAsia="Times New Roman" w:hAnsi="Calibri" w:cs="Calibri"/>
                      <w:color w:val="000000"/>
                      <w:sz w:val="16"/>
                      <w:szCs w:val="16"/>
                      <w:lang w:val="da-DK"/>
                    </w:rPr>
                  </w:rPrChange>
                </w:rPr>
                <w:delText>IMPACT=MODIFIER</w:delText>
              </w:r>
            </w:del>
          </w:p>
          <w:p w14:paraId="2340627B" w14:textId="7F2DD957" w:rsidR="00623EF9" w:rsidRPr="00362AD0" w:rsidDel="00980AEF" w:rsidRDefault="00623EF9" w:rsidP="00EB038B">
            <w:pPr>
              <w:cnfStyle w:val="000000100000" w:firstRow="0" w:lastRow="0" w:firstColumn="0" w:lastColumn="0" w:oddVBand="0" w:evenVBand="0" w:oddHBand="1" w:evenHBand="0" w:firstRowFirstColumn="0" w:firstRowLastColumn="0" w:lastRowFirstColumn="0" w:lastRowLastColumn="0"/>
              <w:rPr>
                <w:del w:id="1120" w:author="Sophie Emilie Søborg Agger" w:date="2020-07-22T12:52:00Z"/>
                <w:rFonts w:ascii="Calibri" w:eastAsia="Times New Roman" w:hAnsi="Calibri" w:cs="Calibri"/>
                <w:color w:val="000000"/>
                <w:sz w:val="16"/>
                <w:szCs w:val="16"/>
                <w:rPrChange w:id="1121" w:author="Sophie Emilie Søborg Agger" w:date="2020-07-27T12:01:00Z">
                  <w:rPr>
                    <w:del w:id="1122" w:author="Sophie Emilie Søborg Agger" w:date="2020-07-22T12:52:00Z"/>
                    <w:rFonts w:ascii="Calibri" w:eastAsia="Times New Roman" w:hAnsi="Calibri" w:cs="Calibri"/>
                    <w:color w:val="000000"/>
                    <w:sz w:val="16"/>
                    <w:szCs w:val="16"/>
                    <w:lang w:val="da-DK"/>
                  </w:rPr>
                </w:rPrChange>
              </w:rPr>
            </w:pPr>
            <w:del w:id="1123" w:author="Sophie Emilie Søborg Agger" w:date="2020-07-22T12:52:00Z">
              <w:r w:rsidRPr="00362AD0" w:rsidDel="00980AEF">
                <w:rPr>
                  <w:rFonts w:ascii="Calibri" w:eastAsia="Times New Roman" w:hAnsi="Calibri" w:cs="Calibri"/>
                  <w:color w:val="000000"/>
                  <w:sz w:val="16"/>
                  <w:szCs w:val="16"/>
                  <w:rPrChange w:id="1124" w:author="Sophie Emilie Søborg Agger" w:date="2020-07-27T12:01:00Z">
                    <w:rPr>
                      <w:rFonts w:ascii="Calibri" w:eastAsia="Times New Roman" w:hAnsi="Calibri" w:cs="Calibri"/>
                      <w:color w:val="000000"/>
                      <w:sz w:val="16"/>
                      <w:szCs w:val="16"/>
                      <w:lang w:val="da-DK"/>
                    </w:rPr>
                  </w:rPrChange>
                </w:rPr>
                <w:delText>STRAND=1</w:delText>
              </w:r>
            </w:del>
          </w:p>
        </w:tc>
        <w:tc>
          <w:tcPr>
            <w:tcW w:w="542" w:type="dxa"/>
            <w:gridSpan w:val="2"/>
            <w:noWrap/>
            <w:hideMark/>
          </w:tcPr>
          <w:p w14:paraId="780ECA3E" w14:textId="1CF7E82D" w:rsidR="00623EF9" w:rsidRPr="00362AD0" w:rsidDel="00980AEF" w:rsidRDefault="00623EF9" w:rsidP="00EB038B">
            <w:pPr>
              <w:jc w:val="right"/>
              <w:cnfStyle w:val="000000100000" w:firstRow="0" w:lastRow="0" w:firstColumn="0" w:lastColumn="0" w:oddVBand="0" w:evenVBand="0" w:oddHBand="1" w:evenHBand="0" w:firstRowFirstColumn="0" w:firstRowLastColumn="0" w:lastRowFirstColumn="0" w:lastRowLastColumn="0"/>
              <w:rPr>
                <w:del w:id="1125" w:author="Sophie Emilie Søborg Agger" w:date="2020-07-22T12:52:00Z"/>
                <w:rFonts w:ascii="Calibri" w:eastAsia="Times New Roman" w:hAnsi="Calibri" w:cs="Calibri"/>
                <w:color w:val="000000"/>
                <w:sz w:val="16"/>
                <w:szCs w:val="16"/>
                <w:rPrChange w:id="1126" w:author="Sophie Emilie Søborg Agger" w:date="2020-07-27T12:01:00Z">
                  <w:rPr>
                    <w:del w:id="1127" w:author="Sophie Emilie Søborg Agger" w:date="2020-07-22T12:52:00Z"/>
                    <w:rFonts w:ascii="Calibri" w:eastAsia="Times New Roman" w:hAnsi="Calibri" w:cs="Calibri"/>
                    <w:color w:val="000000"/>
                    <w:sz w:val="16"/>
                    <w:szCs w:val="16"/>
                    <w:lang w:val="da-DK"/>
                  </w:rPr>
                </w:rPrChange>
              </w:rPr>
            </w:pPr>
            <w:del w:id="1128" w:author="Sophie Emilie Søborg Agger" w:date="2020-07-22T12:52:00Z">
              <w:r w:rsidRPr="00362AD0" w:rsidDel="00980AEF">
                <w:rPr>
                  <w:rFonts w:ascii="Calibri" w:eastAsia="Times New Roman" w:hAnsi="Calibri" w:cs="Calibri"/>
                  <w:color w:val="000000"/>
                  <w:sz w:val="16"/>
                  <w:szCs w:val="16"/>
                  <w:rPrChange w:id="1129" w:author="Sophie Emilie Søborg Agger" w:date="2020-07-27T12:01:00Z">
                    <w:rPr>
                      <w:rFonts w:ascii="Calibri" w:eastAsia="Times New Roman" w:hAnsi="Calibri" w:cs="Calibri"/>
                      <w:color w:val="000000"/>
                      <w:sz w:val="16"/>
                      <w:szCs w:val="16"/>
                      <w:lang w:val="da-DK"/>
                    </w:rPr>
                  </w:rPrChange>
                </w:rPr>
                <w:delText>38</w:delText>
              </w:r>
            </w:del>
          </w:p>
        </w:tc>
        <w:tc>
          <w:tcPr>
            <w:tcW w:w="691" w:type="dxa"/>
            <w:noWrap/>
            <w:hideMark/>
          </w:tcPr>
          <w:p w14:paraId="6A71AA40" w14:textId="6D92CCB4" w:rsidR="00623EF9" w:rsidRPr="00362AD0" w:rsidDel="00980AEF" w:rsidRDefault="00623EF9" w:rsidP="00EB038B">
            <w:pPr>
              <w:jc w:val="right"/>
              <w:cnfStyle w:val="000000100000" w:firstRow="0" w:lastRow="0" w:firstColumn="0" w:lastColumn="0" w:oddVBand="0" w:evenVBand="0" w:oddHBand="1" w:evenHBand="0" w:firstRowFirstColumn="0" w:firstRowLastColumn="0" w:lastRowFirstColumn="0" w:lastRowLastColumn="0"/>
              <w:rPr>
                <w:del w:id="1130" w:author="Sophie Emilie Søborg Agger" w:date="2020-07-22T12:52:00Z"/>
                <w:rFonts w:ascii="Calibri" w:eastAsia="Times New Roman" w:hAnsi="Calibri" w:cs="Calibri"/>
                <w:color w:val="000000"/>
                <w:sz w:val="16"/>
                <w:szCs w:val="16"/>
                <w:rPrChange w:id="1131" w:author="Sophie Emilie Søborg Agger" w:date="2020-07-27T12:01:00Z">
                  <w:rPr>
                    <w:del w:id="1132" w:author="Sophie Emilie Søborg Agger" w:date="2020-07-22T12:52:00Z"/>
                    <w:rFonts w:ascii="Calibri" w:eastAsia="Times New Roman" w:hAnsi="Calibri" w:cs="Calibri"/>
                    <w:color w:val="000000"/>
                    <w:sz w:val="16"/>
                    <w:szCs w:val="16"/>
                    <w:lang w:val="da-DK"/>
                  </w:rPr>
                </w:rPrChange>
              </w:rPr>
            </w:pPr>
            <w:del w:id="1133" w:author="Sophie Emilie Søborg Agger" w:date="2020-07-22T12:52:00Z">
              <w:r w:rsidRPr="00362AD0" w:rsidDel="00980AEF">
                <w:rPr>
                  <w:rFonts w:ascii="Calibri" w:eastAsia="Times New Roman" w:hAnsi="Calibri" w:cs="Calibri"/>
                  <w:color w:val="000000"/>
                  <w:sz w:val="16"/>
                  <w:szCs w:val="16"/>
                  <w:rPrChange w:id="1134" w:author="Sophie Emilie Søborg Agger" w:date="2020-07-27T12:01:00Z">
                    <w:rPr>
                      <w:rFonts w:ascii="Calibri" w:eastAsia="Times New Roman" w:hAnsi="Calibri" w:cs="Calibri"/>
                      <w:color w:val="000000"/>
                      <w:sz w:val="16"/>
                      <w:szCs w:val="16"/>
                      <w:lang w:val="da-DK"/>
                    </w:rPr>
                  </w:rPrChange>
                </w:rPr>
                <w:delText>320</w:delText>
              </w:r>
            </w:del>
          </w:p>
        </w:tc>
      </w:tr>
      <w:tr w:rsidR="006007AB" w:rsidRPr="00BD6BC8" w:rsidDel="00980AEF" w14:paraId="6BCB1A16" w14:textId="22E61240" w:rsidTr="006007AB">
        <w:trPr>
          <w:trHeight w:val="320"/>
          <w:del w:id="1135" w:author="Sophie Emilie Søborg Agger" w:date="2020-07-22T12:52:00Z"/>
        </w:trPr>
        <w:tc>
          <w:tcPr>
            <w:cnfStyle w:val="001000000000" w:firstRow="0" w:lastRow="0" w:firstColumn="1" w:lastColumn="0" w:oddVBand="0" w:evenVBand="0" w:oddHBand="0" w:evenHBand="0" w:firstRowFirstColumn="0" w:firstRowLastColumn="0" w:lastRowFirstColumn="0" w:lastRowLastColumn="0"/>
            <w:tcW w:w="1270" w:type="dxa"/>
            <w:noWrap/>
            <w:hideMark/>
          </w:tcPr>
          <w:p w14:paraId="1F529644" w14:textId="01F67725" w:rsidR="00623EF9" w:rsidRPr="00362AD0" w:rsidDel="00980AEF" w:rsidRDefault="00623EF9" w:rsidP="00EB038B">
            <w:pPr>
              <w:rPr>
                <w:del w:id="1136" w:author="Sophie Emilie Søborg Agger" w:date="2020-07-22T12:52:00Z"/>
                <w:rFonts w:ascii="Calibri" w:eastAsia="Times New Roman" w:hAnsi="Calibri" w:cs="Calibri"/>
                <w:color w:val="000000"/>
                <w:sz w:val="16"/>
                <w:szCs w:val="16"/>
                <w:rPrChange w:id="1137" w:author="Sophie Emilie Søborg Agger" w:date="2020-07-27T12:01:00Z">
                  <w:rPr>
                    <w:del w:id="1138" w:author="Sophie Emilie Søborg Agger" w:date="2020-07-22T12:52:00Z"/>
                    <w:rFonts w:ascii="Calibri" w:eastAsia="Times New Roman" w:hAnsi="Calibri" w:cs="Calibri"/>
                    <w:color w:val="000000"/>
                    <w:sz w:val="16"/>
                    <w:szCs w:val="16"/>
                    <w:lang w:val="da-DK"/>
                  </w:rPr>
                </w:rPrChange>
              </w:rPr>
            </w:pPr>
            <w:del w:id="1139" w:author="Sophie Emilie Søborg Agger" w:date="2020-07-22T12:52:00Z">
              <w:r w:rsidRPr="00362AD0" w:rsidDel="00980AEF">
                <w:rPr>
                  <w:rFonts w:ascii="Calibri" w:eastAsia="Times New Roman" w:hAnsi="Calibri" w:cs="Calibri"/>
                  <w:color w:val="000000"/>
                  <w:sz w:val="16"/>
                  <w:szCs w:val="16"/>
                  <w:rPrChange w:id="1140" w:author="Sophie Emilie Søborg Agger" w:date="2020-07-27T12:01:00Z">
                    <w:rPr>
                      <w:rFonts w:ascii="Calibri" w:eastAsia="Times New Roman" w:hAnsi="Calibri" w:cs="Calibri"/>
                      <w:color w:val="000000"/>
                      <w:sz w:val="16"/>
                      <w:szCs w:val="16"/>
                      <w:lang w:val="da-DK"/>
                    </w:rPr>
                  </w:rPrChange>
                </w:rPr>
                <w:delText>Renal dysplasia</w:delText>
              </w:r>
            </w:del>
          </w:p>
        </w:tc>
        <w:tc>
          <w:tcPr>
            <w:tcW w:w="1189" w:type="dxa"/>
            <w:noWrap/>
            <w:hideMark/>
          </w:tcPr>
          <w:p w14:paraId="3E5B6853" w14:textId="6745678F" w:rsidR="00623EF9" w:rsidRPr="00362AD0" w:rsidDel="00980AEF" w:rsidRDefault="00623EF9" w:rsidP="00EB038B">
            <w:pPr>
              <w:cnfStyle w:val="000000000000" w:firstRow="0" w:lastRow="0" w:firstColumn="0" w:lastColumn="0" w:oddVBand="0" w:evenVBand="0" w:oddHBand="0" w:evenHBand="0" w:firstRowFirstColumn="0" w:firstRowLastColumn="0" w:lastRowFirstColumn="0" w:lastRowLastColumn="0"/>
              <w:rPr>
                <w:del w:id="1141" w:author="Sophie Emilie Søborg Agger" w:date="2020-07-22T12:52:00Z"/>
                <w:rFonts w:ascii="Calibri" w:eastAsia="Times New Roman" w:hAnsi="Calibri" w:cs="Calibri"/>
                <w:color w:val="000000"/>
                <w:sz w:val="16"/>
                <w:szCs w:val="16"/>
                <w:rPrChange w:id="1142" w:author="Sophie Emilie Søborg Agger" w:date="2020-07-27T12:01:00Z">
                  <w:rPr>
                    <w:del w:id="1143" w:author="Sophie Emilie Søborg Agger" w:date="2020-07-22T12:52:00Z"/>
                    <w:rFonts w:ascii="Calibri" w:eastAsia="Times New Roman" w:hAnsi="Calibri" w:cs="Calibri"/>
                    <w:color w:val="000000"/>
                    <w:sz w:val="16"/>
                    <w:szCs w:val="16"/>
                    <w:lang w:val="da-DK"/>
                  </w:rPr>
                </w:rPrChange>
              </w:rPr>
            </w:pPr>
            <w:del w:id="1144" w:author="Sophie Emilie Søborg Agger" w:date="2020-07-22T12:52:00Z">
              <w:r w:rsidRPr="00362AD0" w:rsidDel="00980AEF">
                <w:rPr>
                  <w:rFonts w:ascii="Calibri" w:eastAsia="Times New Roman" w:hAnsi="Calibri" w:cs="Calibri"/>
                  <w:color w:val="000000"/>
                  <w:sz w:val="16"/>
                  <w:szCs w:val="16"/>
                  <w:rPrChange w:id="1145" w:author="Sophie Emilie Søborg Agger" w:date="2020-07-27T12:01:00Z">
                    <w:rPr>
                      <w:rFonts w:ascii="Calibri" w:eastAsia="Times New Roman" w:hAnsi="Calibri" w:cs="Calibri"/>
                      <w:color w:val="000000"/>
                      <w:sz w:val="16"/>
                      <w:szCs w:val="16"/>
                      <w:lang w:val="da-DK"/>
                    </w:rPr>
                  </w:rPrChange>
                </w:rPr>
                <w:delText>Intron variant</w:delText>
              </w:r>
            </w:del>
          </w:p>
        </w:tc>
        <w:tc>
          <w:tcPr>
            <w:tcW w:w="728" w:type="dxa"/>
            <w:noWrap/>
            <w:hideMark/>
          </w:tcPr>
          <w:p w14:paraId="53BE05C7" w14:textId="6CA2BDBA" w:rsidR="00623EF9" w:rsidRPr="00362AD0" w:rsidDel="00980AEF" w:rsidRDefault="00623EF9" w:rsidP="00EB038B">
            <w:pPr>
              <w:cnfStyle w:val="000000000000" w:firstRow="0" w:lastRow="0" w:firstColumn="0" w:lastColumn="0" w:oddVBand="0" w:evenVBand="0" w:oddHBand="0" w:evenHBand="0" w:firstRowFirstColumn="0" w:firstRowLastColumn="0" w:lastRowFirstColumn="0" w:lastRowLastColumn="0"/>
              <w:rPr>
                <w:del w:id="1146" w:author="Sophie Emilie Søborg Agger" w:date="2020-07-22T12:52:00Z"/>
                <w:rFonts w:ascii="Calibri" w:eastAsia="Times New Roman" w:hAnsi="Calibri" w:cs="Calibri"/>
                <w:color w:val="000000"/>
                <w:sz w:val="16"/>
                <w:szCs w:val="16"/>
                <w:rPrChange w:id="1147" w:author="Sophie Emilie Søborg Agger" w:date="2020-07-27T12:01:00Z">
                  <w:rPr>
                    <w:del w:id="1148" w:author="Sophie Emilie Søborg Agger" w:date="2020-07-22T12:52:00Z"/>
                    <w:rFonts w:ascii="Calibri" w:eastAsia="Times New Roman" w:hAnsi="Calibri" w:cs="Calibri"/>
                    <w:color w:val="000000"/>
                    <w:sz w:val="16"/>
                    <w:szCs w:val="16"/>
                    <w:lang w:val="da-DK"/>
                  </w:rPr>
                </w:rPrChange>
              </w:rPr>
            </w:pPr>
            <w:del w:id="1149" w:author="Sophie Emilie Søborg Agger" w:date="2020-07-22T12:52:00Z">
              <w:r w:rsidRPr="00362AD0" w:rsidDel="00980AEF">
                <w:rPr>
                  <w:rFonts w:ascii="Calibri" w:eastAsia="Times New Roman" w:hAnsi="Calibri" w:cs="Calibri"/>
                  <w:color w:val="000000"/>
                  <w:sz w:val="16"/>
                  <w:szCs w:val="16"/>
                  <w:rPrChange w:id="1150" w:author="Sophie Emilie Søborg Agger" w:date="2020-07-27T12:01:00Z">
                    <w:rPr>
                      <w:rFonts w:ascii="Calibri" w:eastAsia="Times New Roman" w:hAnsi="Calibri" w:cs="Calibri"/>
                      <w:color w:val="000000"/>
                      <w:sz w:val="16"/>
                      <w:szCs w:val="16"/>
                      <w:lang w:val="da-DK"/>
                    </w:rPr>
                  </w:rPrChange>
                </w:rPr>
                <w:delText>CHD7</w:delText>
              </w:r>
            </w:del>
          </w:p>
        </w:tc>
        <w:tc>
          <w:tcPr>
            <w:tcW w:w="1357" w:type="dxa"/>
            <w:noWrap/>
            <w:hideMark/>
          </w:tcPr>
          <w:p w14:paraId="3BF08407" w14:textId="3A55852D" w:rsidR="00623EF9" w:rsidRPr="00362AD0" w:rsidDel="00980AEF" w:rsidRDefault="00623EF9" w:rsidP="00EB038B">
            <w:pPr>
              <w:cnfStyle w:val="000000000000" w:firstRow="0" w:lastRow="0" w:firstColumn="0" w:lastColumn="0" w:oddVBand="0" w:evenVBand="0" w:oddHBand="0" w:evenHBand="0" w:firstRowFirstColumn="0" w:firstRowLastColumn="0" w:lastRowFirstColumn="0" w:lastRowLastColumn="0"/>
              <w:rPr>
                <w:del w:id="1151" w:author="Sophie Emilie Søborg Agger" w:date="2020-07-22T12:52:00Z"/>
                <w:rFonts w:ascii="Calibri" w:eastAsia="Times New Roman" w:hAnsi="Calibri" w:cs="Calibri"/>
                <w:color w:val="000000"/>
                <w:sz w:val="16"/>
                <w:szCs w:val="16"/>
                <w:rPrChange w:id="1152" w:author="Sophie Emilie Søborg Agger" w:date="2020-07-27T12:01:00Z">
                  <w:rPr>
                    <w:del w:id="1153" w:author="Sophie Emilie Søborg Agger" w:date="2020-07-22T12:52:00Z"/>
                    <w:rFonts w:ascii="Calibri" w:eastAsia="Times New Roman" w:hAnsi="Calibri" w:cs="Calibri"/>
                    <w:color w:val="000000"/>
                    <w:sz w:val="16"/>
                    <w:szCs w:val="16"/>
                    <w:lang w:val="da-DK"/>
                  </w:rPr>
                </w:rPrChange>
              </w:rPr>
            </w:pPr>
            <w:del w:id="1154" w:author="Sophie Emilie Søborg Agger" w:date="2020-07-22T12:52:00Z">
              <w:r w:rsidRPr="00362AD0" w:rsidDel="00980AEF">
                <w:rPr>
                  <w:rFonts w:ascii="Calibri" w:eastAsia="Times New Roman" w:hAnsi="Calibri" w:cs="Calibri"/>
                  <w:color w:val="000000"/>
                  <w:sz w:val="16"/>
                  <w:szCs w:val="16"/>
                  <w:rPrChange w:id="1155" w:author="Sophie Emilie Søborg Agger" w:date="2020-07-27T12:01:00Z">
                    <w:rPr>
                      <w:rFonts w:ascii="Calibri" w:eastAsia="Times New Roman" w:hAnsi="Calibri" w:cs="Calibri"/>
                      <w:color w:val="000000"/>
                      <w:sz w:val="16"/>
                      <w:szCs w:val="16"/>
                      <w:lang w:val="da-DK"/>
                    </w:rPr>
                  </w:rPrChange>
                </w:rPr>
                <w:delText>chr29:11269773</w:delText>
              </w:r>
            </w:del>
          </w:p>
        </w:tc>
        <w:tc>
          <w:tcPr>
            <w:tcW w:w="580" w:type="dxa"/>
            <w:noWrap/>
            <w:hideMark/>
          </w:tcPr>
          <w:p w14:paraId="1505C721" w14:textId="7DE2EBE1" w:rsidR="00623EF9" w:rsidRPr="00362AD0" w:rsidDel="00980AEF" w:rsidRDefault="00623EF9" w:rsidP="00EB038B">
            <w:pPr>
              <w:jc w:val="right"/>
              <w:cnfStyle w:val="000000000000" w:firstRow="0" w:lastRow="0" w:firstColumn="0" w:lastColumn="0" w:oddVBand="0" w:evenVBand="0" w:oddHBand="0" w:evenHBand="0" w:firstRowFirstColumn="0" w:firstRowLastColumn="0" w:lastRowFirstColumn="0" w:lastRowLastColumn="0"/>
              <w:rPr>
                <w:del w:id="1156" w:author="Sophie Emilie Søborg Agger" w:date="2020-07-22T12:52:00Z"/>
                <w:rFonts w:ascii="Calibri" w:eastAsia="Times New Roman" w:hAnsi="Calibri" w:cs="Calibri"/>
                <w:color w:val="000000"/>
                <w:sz w:val="16"/>
                <w:szCs w:val="16"/>
                <w:rPrChange w:id="1157" w:author="Sophie Emilie Søborg Agger" w:date="2020-07-27T12:01:00Z">
                  <w:rPr>
                    <w:del w:id="1158" w:author="Sophie Emilie Søborg Agger" w:date="2020-07-22T12:52:00Z"/>
                    <w:rFonts w:ascii="Calibri" w:eastAsia="Times New Roman" w:hAnsi="Calibri" w:cs="Calibri"/>
                    <w:color w:val="000000"/>
                    <w:sz w:val="16"/>
                    <w:szCs w:val="16"/>
                    <w:lang w:val="da-DK"/>
                  </w:rPr>
                </w:rPrChange>
              </w:rPr>
            </w:pPr>
            <w:del w:id="1159" w:author="Sophie Emilie Søborg Agger" w:date="2020-07-22T12:52:00Z">
              <w:r w:rsidRPr="00362AD0" w:rsidDel="00980AEF">
                <w:rPr>
                  <w:rFonts w:ascii="Calibri" w:eastAsia="Times New Roman" w:hAnsi="Calibri" w:cs="Calibri"/>
                  <w:color w:val="000000"/>
                  <w:sz w:val="16"/>
                  <w:szCs w:val="16"/>
                  <w:rPrChange w:id="1160" w:author="Sophie Emilie Søborg Agger" w:date="2020-07-27T12:01:00Z">
                    <w:rPr>
                      <w:rFonts w:ascii="Calibri" w:eastAsia="Times New Roman" w:hAnsi="Calibri" w:cs="Calibri"/>
                      <w:color w:val="000000"/>
                      <w:sz w:val="16"/>
                      <w:szCs w:val="16"/>
                      <w:lang w:val="da-DK"/>
                    </w:rPr>
                  </w:rPrChange>
                </w:rPr>
                <w:delText>0.90</w:delText>
              </w:r>
            </w:del>
          </w:p>
        </w:tc>
        <w:tc>
          <w:tcPr>
            <w:tcW w:w="643" w:type="dxa"/>
            <w:noWrap/>
            <w:hideMark/>
          </w:tcPr>
          <w:p w14:paraId="19B4F483" w14:textId="7B1A5093" w:rsidR="00623EF9" w:rsidRPr="00362AD0" w:rsidDel="00980AEF" w:rsidRDefault="00623EF9" w:rsidP="00EB038B">
            <w:pPr>
              <w:jc w:val="right"/>
              <w:cnfStyle w:val="000000000000" w:firstRow="0" w:lastRow="0" w:firstColumn="0" w:lastColumn="0" w:oddVBand="0" w:evenVBand="0" w:oddHBand="0" w:evenHBand="0" w:firstRowFirstColumn="0" w:firstRowLastColumn="0" w:lastRowFirstColumn="0" w:lastRowLastColumn="0"/>
              <w:rPr>
                <w:del w:id="1161" w:author="Sophie Emilie Søborg Agger" w:date="2020-07-22T12:52:00Z"/>
                <w:rFonts w:ascii="Calibri" w:eastAsia="Times New Roman" w:hAnsi="Calibri" w:cs="Calibri"/>
                <w:color w:val="000000"/>
                <w:sz w:val="16"/>
                <w:szCs w:val="16"/>
                <w:rPrChange w:id="1162" w:author="Sophie Emilie Søborg Agger" w:date="2020-07-27T12:01:00Z">
                  <w:rPr>
                    <w:del w:id="1163" w:author="Sophie Emilie Søborg Agger" w:date="2020-07-22T12:52:00Z"/>
                    <w:rFonts w:ascii="Calibri" w:eastAsia="Times New Roman" w:hAnsi="Calibri" w:cs="Calibri"/>
                    <w:color w:val="000000"/>
                    <w:sz w:val="16"/>
                    <w:szCs w:val="16"/>
                    <w:lang w:val="da-DK"/>
                  </w:rPr>
                </w:rPrChange>
              </w:rPr>
            </w:pPr>
            <w:del w:id="1164" w:author="Sophie Emilie Søborg Agger" w:date="2020-07-22T12:52:00Z">
              <w:r w:rsidRPr="00362AD0" w:rsidDel="00980AEF">
                <w:rPr>
                  <w:rFonts w:ascii="Calibri" w:eastAsia="Times New Roman" w:hAnsi="Calibri" w:cs="Calibri"/>
                  <w:color w:val="000000"/>
                  <w:sz w:val="16"/>
                  <w:szCs w:val="16"/>
                  <w:rPrChange w:id="1165" w:author="Sophie Emilie Søborg Agger" w:date="2020-07-27T12:01:00Z">
                    <w:rPr>
                      <w:rFonts w:ascii="Calibri" w:eastAsia="Times New Roman" w:hAnsi="Calibri" w:cs="Calibri"/>
                      <w:color w:val="000000"/>
                      <w:sz w:val="16"/>
                      <w:szCs w:val="16"/>
                      <w:lang w:val="da-DK"/>
                    </w:rPr>
                  </w:rPrChange>
                </w:rPr>
                <w:delText>5.</w:delText>
              </w:r>
            </w:del>
            <w:del w:id="1166" w:author="Sophie Emilie Søborg Agger" w:date="2020-07-12T18:50:00Z">
              <w:r w:rsidRPr="00362AD0" w:rsidDel="006007AB">
                <w:rPr>
                  <w:rFonts w:ascii="Calibri" w:eastAsia="Times New Roman" w:hAnsi="Calibri" w:cs="Calibri"/>
                  <w:color w:val="000000"/>
                  <w:sz w:val="16"/>
                  <w:szCs w:val="16"/>
                  <w:rPrChange w:id="1167" w:author="Sophie Emilie Søborg Agger" w:date="2020-07-27T12:01:00Z">
                    <w:rPr>
                      <w:rFonts w:ascii="Calibri" w:eastAsia="Times New Roman" w:hAnsi="Calibri" w:cs="Calibri"/>
                      <w:color w:val="000000"/>
                      <w:sz w:val="16"/>
                      <w:szCs w:val="16"/>
                      <w:lang w:val="da-DK"/>
                    </w:rPr>
                  </w:rPrChange>
                </w:rPr>
                <w:delText>02</w:delText>
              </w:r>
            </w:del>
          </w:p>
        </w:tc>
        <w:tc>
          <w:tcPr>
            <w:tcW w:w="580" w:type="dxa"/>
            <w:noWrap/>
            <w:hideMark/>
          </w:tcPr>
          <w:p w14:paraId="4E150FEB" w14:textId="3B921BF3" w:rsidR="00623EF9" w:rsidRPr="00362AD0" w:rsidDel="00980AEF" w:rsidRDefault="00623EF9" w:rsidP="00EB038B">
            <w:pPr>
              <w:jc w:val="right"/>
              <w:cnfStyle w:val="000000000000" w:firstRow="0" w:lastRow="0" w:firstColumn="0" w:lastColumn="0" w:oddVBand="0" w:evenVBand="0" w:oddHBand="0" w:evenHBand="0" w:firstRowFirstColumn="0" w:firstRowLastColumn="0" w:lastRowFirstColumn="0" w:lastRowLastColumn="0"/>
              <w:rPr>
                <w:del w:id="1168" w:author="Sophie Emilie Søborg Agger" w:date="2020-07-22T12:52:00Z"/>
                <w:rFonts w:ascii="Calibri" w:eastAsia="Times New Roman" w:hAnsi="Calibri" w:cs="Calibri"/>
                <w:color w:val="000000"/>
                <w:sz w:val="16"/>
                <w:szCs w:val="16"/>
                <w:rPrChange w:id="1169" w:author="Sophie Emilie Søborg Agger" w:date="2020-07-27T12:01:00Z">
                  <w:rPr>
                    <w:del w:id="1170" w:author="Sophie Emilie Søborg Agger" w:date="2020-07-22T12:52:00Z"/>
                    <w:rFonts w:ascii="Calibri" w:eastAsia="Times New Roman" w:hAnsi="Calibri" w:cs="Calibri"/>
                    <w:color w:val="000000"/>
                    <w:sz w:val="16"/>
                    <w:szCs w:val="16"/>
                    <w:lang w:val="da-DK"/>
                  </w:rPr>
                </w:rPrChange>
              </w:rPr>
            </w:pPr>
            <w:del w:id="1171" w:author="Sophie Emilie Søborg Agger" w:date="2020-07-22T12:52:00Z">
              <w:r w:rsidRPr="00362AD0" w:rsidDel="00980AEF">
                <w:rPr>
                  <w:rFonts w:ascii="Calibri" w:eastAsia="Times New Roman" w:hAnsi="Calibri" w:cs="Calibri"/>
                  <w:color w:val="000000"/>
                  <w:sz w:val="16"/>
                  <w:szCs w:val="16"/>
                  <w:rPrChange w:id="1172" w:author="Sophie Emilie Søborg Agger" w:date="2020-07-27T12:01:00Z">
                    <w:rPr>
                      <w:rFonts w:ascii="Calibri" w:eastAsia="Times New Roman" w:hAnsi="Calibri" w:cs="Calibri"/>
                      <w:color w:val="000000"/>
                      <w:sz w:val="16"/>
                      <w:szCs w:val="16"/>
                      <w:lang w:val="da-DK"/>
                    </w:rPr>
                  </w:rPrChange>
                </w:rPr>
                <w:delText>0.74</w:delText>
              </w:r>
            </w:del>
          </w:p>
        </w:tc>
        <w:tc>
          <w:tcPr>
            <w:tcW w:w="781" w:type="dxa"/>
            <w:noWrap/>
            <w:hideMark/>
          </w:tcPr>
          <w:p w14:paraId="19108B68" w14:textId="6F471F8D" w:rsidR="00623EF9" w:rsidRPr="00362AD0" w:rsidDel="00980AEF" w:rsidRDefault="00623EF9" w:rsidP="00EB038B">
            <w:pPr>
              <w:jc w:val="right"/>
              <w:cnfStyle w:val="000000000000" w:firstRow="0" w:lastRow="0" w:firstColumn="0" w:lastColumn="0" w:oddVBand="0" w:evenVBand="0" w:oddHBand="0" w:evenHBand="0" w:firstRowFirstColumn="0" w:firstRowLastColumn="0" w:lastRowFirstColumn="0" w:lastRowLastColumn="0"/>
              <w:rPr>
                <w:del w:id="1173" w:author="Sophie Emilie Søborg Agger" w:date="2020-07-22T12:52:00Z"/>
                <w:rFonts w:ascii="Calibri" w:eastAsia="Times New Roman" w:hAnsi="Calibri" w:cs="Calibri"/>
                <w:color w:val="000000"/>
                <w:sz w:val="16"/>
                <w:szCs w:val="16"/>
                <w:rPrChange w:id="1174" w:author="Sophie Emilie Søborg Agger" w:date="2020-07-27T12:01:00Z">
                  <w:rPr>
                    <w:del w:id="1175" w:author="Sophie Emilie Søborg Agger" w:date="2020-07-22T12:52:00Z"/>
                    <w:rFonts w:ascii="Calibri" w:eastAsia="Times New Roman" w:hAnsi="Calibri" w:cs="Calibri"/>
                    <w:color w:val="000000"/>
                    <w:sz w:val="16"/>
                    <w:szCs w:val="16"/>
                    <w:lang w:val="da-DK"/>
                  </w:rPr>
                </w:rPrChange>
              </w:rPr>
            </w:pPr>
            <w:del w:id="1176" w:author="Sophie Emilie Søborg Agger" w:date="2020-07-22T12:52:00Z">
              <w:r w:rsidRPr="00362AD0" w:rsidDel="00980AEF">
                <w:rPr>
                  <w:rFonts w:ascii="Calibri" w:eastAsia="Times New Roman" w:hAnsi="Calibri" w:cs="Calibri"/>
                  <w:color w:val="000000"/>
                  <w:sz w:val="16"/>
                  <w:szCs w:val="16"/>
                  <w:rPrChange w:id="1177" w:author="Sophie Emilie Søborg Agger" w:date="2020-07-27T12:01:00Z">
                    <w:rPr>
                      <w:rFonts w:ascii="Calibri" w:eastAsia="Times New Roman" w:hAnsi="Calibri" w:cs="Calibri"/>
                      <w:color w:val="000000"/>
                      <w:sz w:val="16"/>
                      <w:szCs w:val="16"/>
                      <w:lang w:val="da-DK"/>
                    </w:rPr>
                  </w:rPrChange>
                </w:rPr>
                <w:delText>0.02</w:delText>
              </w:r>
            </w:del>
          </w:p>
        </w:tc>
        <w:tc>
          <w:tcPr>
            <w:tcW w:w="1557" w:type="dxa"/>
            <w:gridSpan w:val="2"/>
            <w:noWrap/>
            <w:hideMark/>
          </w:tcPr>
          <w:p w14:paraId="2AC0D0E0" w14:textId="1692621B" w:rsidR="00623EF9" w:rsidRPr="00362AD0" w:rsidDel="00980AEF" w:rsidRDefault="00623EF9" w:rsidP="00EB038B">
            <w:pPr>
              <w:cnfStyle w:val="000000000000" w:firstRow="0" w:lastRow="0" w:firstColumn="0" w:lastColumn="0" w:oddVBand="0" w:evenVBand="0" w:oddHBand="0" w:evenHBand="0" w:firstRowFirstColumn="0" w:firstRowLastColumn="0" w:lastRowFirstColumn="0" w:lastRowLastColumn="0"/>
              <w:rPr>
                <w:del w:id="1178" w:author="Sophie Emilie Søborg Agger" w:date="2020-07-22T12:52:00Z"/>
                <w:rFonts w:ascii="Calibri" w:eastAsia="Times New Roman" w:hAnsi="Calibri" w:cs="Calibri"/>
                <w:color w:val="000000"/>
                <w:sz w:val="16"/>
                <w:szCs w:val="16"/>
                <w:rPrChange w:id="1179" w:author="Sophie Emilie Søborg Agger" w:date="2020-07-27T12:01:00Z">
                  <w:rPr>
                    <w:del w:id="1180" w:author="Sophie Emilie Søborg Agger" w:date="2020-07-22T12:52:00Z"/>
                    <w:rFonts w:ascii="Calibri" w:eastAsia="Times New Roman" w:hAnsi="Calibri" w:cs="Calibri"/>
                    <w:color w:val="000000"/>
                    <w:sz w:val="16"/>
                    <w:szCs w:val="16"/>
                    <w:lang w:val="da-DK"/>
                  </w:rPr>
                </w:rPrChange>
              </w:rPr>
            </w:pPr>
            <w:del w:id="1181" w:author="Sophie Emilie Søborg Agger" w:date="2020-07-22T12:52:00Z">
              <w:r w:rsidRPr="00362AD0" w:rsidDel="00980AEF">
                <w:rPr>
                  <w:rFonts w:ascii="Calibri" w:eastAsia="Times New Roman" w:hAnsi="Calibri" w:cs="Calibri"/>
                  <w:color w:val="000000"/>
                  <w:sz w:val="16"/>
                  <w:szCs w:val="16"/>
                  <w:rPrChange w:id="1182" w:author="Sophie Emilie Søborg Agger" w:date="2020-07-27T12:01:00Z">
                    <w:rPr>
                      <w:rFonts w:ascii="Calibri" w:eastAsia="Times New Roman" w:hAnsi="Calibri" w:cs="Calibri"/>
                      <w:color w:val="000000"/>
                      <w:sz w:val="16"/>
                      <w:szCs w:val="16"/>
                      <w:lang w:val="da-DK"/>
                    </w:rPr>
                  </w:rPrChange>
                </w:rPr>
                <w:delText>IMPACT=MODIFIER</w:delText>
              </w:r>
            </w:del>
          </w:p>
          <w:p w14:paraId="4219EEC7" w14:textId="08CA5F48" w:rsidR="00623EF9" w:rsidRPr="00362AD0" w:rsidDel="00980AEF" w:rsidRDefault="00623EF9" w:rsidP="00EB038B">
            <w:pPr>
              <w:cnfStyle w:val="000000000000" w:firstRow="0" w:lastRow="0" w:firstColumn="0" w:lastColumn="0" w:oddVBand="0" w:evenVBand="0" w:oddHBand="0" w:evenHBand="0" w:firstRowFirstColumn="0" w:firstRowLastColumn="0" w:lastRowFirstColumn="0" w:lastRowLastColumn="0"/>
              <w:rPr>
                <w:del w:id="1183" w:author="Sophie Emilie Søborg Agger" w:date="2020-07-22T12:52:00Z"/>
                <w:rFonts w:ascii="Calibri" w:eastAsia="Times New Roman" w:hAnsi="Calibri" w:cs="Calibri"/>
                <w:color w:val="000000"/>
                <w:sz w:val="16"/>
                <w:szCs w:val="16"/>
                <w:rPrChange w:id="1184" w:author="Sophie Emilie Søborg Agger" w:date="2020-07-27T12:01:00Z">
                  <w:rPr>
                    <w:del w:id="1185" w:author="Sophie Emilie Søborg Agger" w:date="2020-07-22T12:52:00Z"/>
                    <w:rFonts w:ascii="Calibri" w:eastAsia="Times New Roman" w:hAnsi="Calibri" w:cs="Calibri"/>
                    <w:color w:val="000000"/>
                    <w:sz w:val="16"/>
                    <w:szCs w:val="16"/>
                    <w:lang w:val="da-DK"/>
                  </w:rPr>
                </w:rPrChange>
              </w:rPr>
            </w:pPr>
            <w:del w:id="1186" w:author="Sophie Emilie Søborg Agger" w:date="2020-07-22T12:52:00Z">
              <w:r w:rsidRPr="00362AD0" w:rsidDel="00980AEF">
                <w:rPr>
                  <w:rFonts w:ascii="Calibri" w:eastAsia="Times New Roman" w:hAnsi="Calibri" w:cs="Calibri"/>
                  <w:color w:val="000000"/>
                  <w:sz w:val="16"/>
                  <w:szCs w:val="16"/>
                  <w:rPrChange w:id="1187" w:author="Sophie Emilie Søborg Agger" w:date="2020-07-27T12:01:00Z">
                    <w:rPr>
                      <w:rFonts w:ascii="Calibri" w:eastAsia="Times New Roman" w:hAnsi="Calibri" w:cs="Calibri"/>
                      <w:color w:val="000000"/>
                      <w:sz w:val="16"/>
                      <w:szCs w:val="16"/>
                      <w:lang w:val="da-DK"/>
                    </w:rPr>
                  </w:rPrChange>
                </w:rPr>
                <w:delText>STRAND=1</w:delText>
              </w:r>
            </w:del>
          </w:p>
        </w:tc>
        <w:tc>
          <w:tcPr>
            <w:tcW w:w="542" w:type="dxa"/>
            <w:gridSpan w:val="2"/>
            <w:noWrap/>
            <w:hideMark/>
          </w:tcPr>
          <w:p w14:paraId="77EA141E" w14:textId="56B60CD8" w:rsidR="00623EF9" w:rsidRPr="00362AD0" w:rsidDel="00980AEF" w:rsidRDefault="00623EF9" w:rsidP="00EB038B">
            <w:pPr>
              <w:jc w:val="right"/>
              <w:cnfStyle w:val="000000000000" w:firstRow="0" w:lastRow="0" w:firstColumn="0" w:lastColumn="0" w:oddVBand="0" w:evenVBand="0" w:oddHBand="0" w:evenHBand="0" w:firstRowFirstColumn="0" w:firstRowLastColumn="0" w:lastRowFirstColumn="0" w:lastRowLastColumn="0"/>
              <w:rPr>
                <w:del w:id="1188" w:author="Sophie Emilie Søborg Agger" w:date="2020-07-22T12:52:00Z"/>
                <w:rFonts w:ascii="Calibri" w:eastAsia="Times New Roman" w:hAnsi="Calibri" w:cs="Calibri"/>
                <w:color w:val="000000"/>
                <w:sz w:val="16"/>
                <w:szCs w:val="16"/>
                <w:rPrChange w:id="1189" w:author="Sophie Emilie Søborg Agger" w:date="2020-07-27T12:01:00Z">
                  <w:rPr>
                    <w:del w:id="1190" w:author="Sophie Emilie Søborg Agger" w:date="2020-07-22T12:52:00Z"/>
                    <w:rFonts w:ascii="Calibri" w:eastAsia="Times New Roman" w:hAnsi="Calibri" w:cs="Calibri"/>
                    <w:color w:val="000000"/>
                    <w:sz w:val="16"/>
                    <w:szCs w:val="16"/>
                    <w:lang w:val="da-DK"/>
                  </w:rPr>
                </w:rPrChange>
              </w:rPr>
            </w:pPr>
            <w:del w:id="1191" w:author="Sophie Emilie Søborg Agger" w:date="2020-07-22T12:52:00Z">
              <w:r w:rsidRPr="00362AD0" w:rsidDel="00980AEF">
                <w:rPr>
                  <w:rFonts w:ascii="Calibri" w:eastAsia="Times New Roman" w:hAnsi="Calibri" w:cs="Calibri"/>
                  <w:color w:val="000000"/>
                  <w:sz w:val="16"/>
                  <w:szCs w:val="16"/>
                  <w:rPrChange w:id="1192" w:author="Sophie Emilie Søborg Agger" w:date="2020-07-27T12:01:00Z">
                    <w:rPr>
                      <w:rFonts w:ascii="Calibri" w:eastAsia="Times New Roman" w:hAnsi="Calibri" w:cs="Calibri"/>
                      <w:color w:val="000000"/>
                      <w:sz w:val="16"/>
                      <w:szCs w:val="16"/>
                      <w:lang w:val="da-DK"/>
                    </w:rPr>
                  </w:rPrChange>
                </w:rPr>
                <w:delText>38</w:delText>
              </w:r>
            </w:del>
          </w:p>
        </w:tc>
        <w:tc>
          <w:tcPr>
            <w:tcW w:w="691" w:type="dxa"/>
            <w:noWrap/>
            <w:hideMark/>
          </w:tcPr>
          <w:p w14:paraId="6A12BC35" w14:textId="2117A372" w:rsidR="00623EF9" w:rsidRPr="00362AD0" w:rsidDel="00980AEF" w:rsidRDefault="00623EF9" w:rsidP="00EB038B">
            <w:pPr>
              <w:jc w:val="right"/>
              <w:cnfStyle w:val="000000000000" w:firstRow="0" w:lastRow="0" w:firstColumn="0" w:lastColumn="0" w:oddVBand="0" w:evenVBand="0" w:oddHBand="0" w:evenHBand="0" w:firstRowFirstColumn="0" w:firstRowLastColumn="0" w:lastRowFirstColumn="0" w:lastRowLastColumn="0"/>
              <w:rPr>
                <w:del w:id="1193" w:author="Sophie Emilie Søborg Agger" w:date="2020-07-22T12:52:00Z"/>
                <w:rFonts w:ascii="Calibri" w:eastAsia="Times New Roman" w:hAnsi="Calibri" w:cs="Calibri"/>
                <w:color w:val="000000"/>
                <w:sz w:val="16"/>
                <w:szCs w:val="16"/>
                <w:rPrChange w:id="1194" w:author="Sophie Emilie Søborg Agger" w:date="2020-07-27T12:01:00Z">
                  <w:rPr>
                    <w:del w:id="1195" w:author="Sophie Emilie Søborg Agger" w:date="2020-07-22T12:52:00Z"/>
                    <w:rFonts w:ascii="Calibri" w:eastAsia="Times New Roman" w:hAnsi="Calibri" w:cs="Calibri"/>
                    <w:color w:val="000000"/>
                    <w:sz w:val="16"/>
                    <w:szCs w:val="16"/>
                    <w:lang w:val="da-DK"/>
                  </w:rPr>
                </w:rPrChange>
              </w:rPr>
            </w:pPr>
            <w:del w:id="1196" w:author="Sophie Emilie Søborg Agger" w:date="2020-07-22T12:52:00Z">
              <w:r w:rsidRPr="00362AD0" w:rsidDel="00980AEF">
                <w:rPr>
                  <w:rFonts w:ascii="Calibri" w:eastAsia="Times New Roman" w:hAnsi="Calibri" w:cs="Calibri"/>
                  <w:color w:val="000000"/>
                  <w:sz w:val="16"/>
                  <w:szCs w:val="16"/>
                  <w:rPrChange w:id="1197" w:author="Sophie Emilie Søborg Agger" w:date="2020-07-27T12:01:00Z">
                    <w:rPr>
                      <w:rFonts w:ascii="Calibri" w:eastAsia="Times New Roman" w:hAnsi="Calibri" w:cs="Calibri"/>
                      <w:color w:val="000000"/>
                      <w:sz w:val="16"/>
                      <w:szCs w:val="16"/>
                      <w:lang w:val="da-DK"/>
                    </w:rPr>
                  </w:rPrChange>
                </w:rPr>
                <w:delText>318</w:delText>
              </w:r>
            </w:del>
          </w:p>
        </w:tc>
      </w:tr>
      <w:tr w:rsidR="006007AB" w:rsidRPr="00BD6BC8" w:rsidDel="00980AEF" w14:paraId="0E4E4FCF" w14:textId="7D1C78EC" w:rsidTr="006007AB">
        <w:trPr>
          <w:cnfStyle w:val="000000100000" w:firstRow="0" w:lastRow="0" w:firstColumn="0" w:lastColumn="0" w:oddVBand="0" w:evenVBand="0" w:oddHBand="1" w:evenHBand="0" w:firstRowFirstColumn="0" w:firstRowLastColumn="0" w:lastRowFirstColumn="0" w:lastRowLastColumn="0"/>
          <w:trHeight w:val="320"/>
          <w:del w:id="1198" w:author="Sophie Emilie Søborg Agger" w:date="2020-07-22T12:52:00Z"/>
        </w:trPr>
        <w:tc>
          <w:tcPr>
            <w:cnfStyle w:val="001000000000" w:firstRow="0" w:lastRow="0" w:firstColumn="1" w:lastColumn="0" w:oddVBand="0" w:evenVBand="0" w:oddHBand="0" w:evenHBand="0" w:firstRowFirstColumn="0" w:firstRowLastColumn="0" w:lastRowFirstColumn="0" w:lastRowLastColumn="0"/>
            <w:tcW w:w="1270" w:type="dxa"/>
            <w:noWrap/>
            <w:hideMark/>
          </w:tcPr>
          <w:p w14:paraId="69B4C037" w14:textId="758A1CE1" w:rsidR="00623EF9" w:rsidRPr="00362AD0" w:rsidDel="00980AEF" w:rsidRDefault="00623EF9" w:rsidP="00EB038B">
            <w:pPr>
              <w:rPr>
                <w:del w:id="1199" w:author="Sophie Emilie Søborg Agger" w:date="2020-07-22T12:52:00Z"/>
                <w:rFonts w:ascii="Calibri" w:eastAsia="Times New Roman" w:hAnsi="Calibri" w:cs="Calibri"/>
                <w:color w:val="000000"/>
                <w:sz w:val="16"/>
                <w:szCs w:val="16"/>
                <w:rPrChange w:id="1200" w:author="Sophie Emilie Søborg Agger" w:date="2020-07-27T12:01:00Z">
                  <w:rPr>
                    <w:del w:id="1201" w:author="Sophie Emilie Søborg Agger" w:date="2020-07-22T12:52:00Z"/>
                    <w:rFonts w:ascii="Calibri" w:eastAsia="Times New Roman" w:hAnsi="Calibri" w:cs="Calibri"/>
                    <w:color w:val="000000"/>
                    <w:sz w:val="16"/>
                    <w:szCs w:val="16"/>
                    <w:lang w:val="da-DK"/>
                  </w:rPr>
                </w:rPrChange>
              </w:rPr>
            </w:pPr>
            <w:del w:id="1202" w:author="Sophie Emilie Søborg Agger" w:date="2020-07-22T12:52:00Z">
              <w:r w:rsidRPr="00362AD0" w:rsidDel="00980AEF">
                <w:rPr>
                  <w:rFonts w:ascii="Calibri" w:eastAsia="Times New Roman" w:hAnsi="Calibri" w:cs="Calibri"/>
                  <w:color w:val="000000"/>
                  <w:sz w:val="16"/>
                  <w:szCs w:val="16"/>
                  <w:rPrChange w:id="1203" w:author="Sophie Emilie Søborg Agger" w:date="2020-07-27T12:01:00Z">
                    <w:rPr>
                      <w:rFonts w:ascii="Calibri" w:eastAsia="Times New Roman" w:hAnsi="Calibri" w:cs="Calibri"/>
                      <w:color w:val="000000"/>
                      <w:sz w:val="16"/>
                      <w:szCs w:val="16"/>
                      <w:lang w:val="da-DK"/>
                    </w:rPr>
                  </w:rPrChange>
                </w:rPr>
                <w:lastRenderedPageBreak/>
                <w:delText xml:space="preserve">Top-20 somatic </w:delText>
              </w:r>
              <w:r w:rsidRPr="00362AD0" w:rsidDel="00980AEF">
                <w:rPr>
                  <w:rFonts w:ascii="Calibri" w:eastAsia="Times New Roman" w:hAnsi="Calibri" w:cs="Calibri"/>
                  <w:color w:val="000000"/>
                  <w:sz w:val="16"/>
                  <w:szCs w:val="16"/>
                  <w:rPrChange w:id="1204" w:author="Sophie Emilie Søborg Agger" w:date="2020-07-27T12:01:00Z">
                    <w:rPr>
                      <w:rFonts w:ascii="Calibri" w:eastAsia="Times New Roman" w:hAnsi="Calibri" w:cs="Calibri"/>
                      <w:color w:val="000000"/>
                      <w:sz w:val="16"/>
                      <w:szCs w:val="16"/>
                      <w:lang w:val="da-DK"/>
                    </w:rPr>
                  </w:rPrChange>
                </w:rPr>
                <w:br/>
                <w:delText>mutations</w:delText>
              </w:r>
            </w:del>
          </w:p>
        </w:tc>
        <w:tc>
          <w:tcPr>
            <w:tcW w:w="1189" w:type="dxa"/>
            <w:noWrap/>
            <w:hideMark/>
          </w:tcPr>
          <w:p w14:paraId="563EF27E" w14:textId="4E82D10F" w:rsidR="00623EF9" w:rsidRPr="00362AD0" w:rsidDel="00980AEF" w:rsidRDefault="00623EF9" w:rsidP="00EB038B">
            <w:pPr>
              <w:cnfStyle w:val="000000100000" w:firstRow="0" w:lastRow="0" w:firstColumn="0" w:lastColumn="0" w:oddVBand="0" w:evenVBand="0" w:oddHBand="1" w:evenHBand="0" w:firstRowFirstColumn="0" w:firstRowLastColumn="0" w:lastRowFirstColumn="0" w:lastRowLastColumn="0"/>
              <w:rPr>
                <w:del w:id="1205" w:author="Sophie Emilie Søborg Agger" w:date="2020-07-22T12:52:00Z"/>
                <w:rFonts w:ascii="Calibri" w:eastAsia="Times New Roman" w:hAnsi="Calibri" w:cs="Calibri"/>
                <w:color w:val="000000"/>
                <w:sz w:val="16"/>
                <w:szCs w:val="16"/>
                <w:rPrChange w:id="1206" w:author="Sophie Emilie Søborg Agger" w:date="2020-07-27T12:01:00Z">
                  <w:rPr>
                    <w:del w:id="1207" w:author="Sophie Emilie Søborg Agger" w:date="2020-07-22T12:52:00Z"/>
                    <w:rFonts w:ascii="Calibri" w:eastAsia="Times New Roman" w:hAnsi="Calibri" w:cs="Calibri"/>
                    <w:color w:val="000000"/>
                    <w:sz w:val="16"/>
                    <w:szCs w:val="16"/>
                    <w:lang w:val="da-DK"/>
                  </w:rPr>
                </w:rPrChange>
              </w:rPr>
            </w:pPr>
            <w:del w:id="1208" w:author="Sophie Emilie Søborg Agger" w:date="2020-07-22T12:52:00Z">
              <w:r w:rsidRPr="00362AD0" w:rsidDel="00980AEF">
                <w:rPr>
                  <w:rFonts w:ascii="Calibri" w:eastAsia="Times New Roman" w:hAnsi="Calibri" w:cs="Calibri"/>
                  <w:color w:val="000000"/>
                  <w:sz w:val="16"/>
                  <w:szCs w:val="16"/>
                  <w:rPrChange w:id="1209" w:author="Sophie Emilie Søborg Agger" w:date="2020-07-27T12:01:00Z">
                    <w:rPr>
                      <w:rFonts w:ascii="Calibri" w:eastAsia="Times New Roman" w:hAnsi="Calibri" w:cs="Calibri"/>
                      <w:color w:val="000000"/>
                      <w:sz w:val="16"/>
                      <w:szCs w:val="16"/>
                      <w:lang w:val="da-DK"/>
                    </w:rPr>
                  </w:rPrChange>
                </w:rPr>
                <w:delText>Intron variant</w:delText>
              </w:r>
            </w:del>
          </w:p>
        </w:tc>
        <w:tc>
          <w:tcPr>
            <w:tcW w:w="728" w:type="dxa"/>
            <w:noWrap/>
            <w:hideMark/>
          </w:tcPr>
          <w:p w14:paraId="47E9B6EC" w14:textId="0B9B06E4" w:rsidR="00623EF9" w:rsidRPr="00362AD0" w:rsidDel="00980AEF" w:rsidRDefault="00623EF9" w:rsidP="00EB038B">
            <w:pPr>
              <w:cnfStyle w:val="000000100000" w:firstRow="0" w:lastRow="0" w:firstColumn="0" w:lastColumn="0" w:oddVBand="0" w:evenVBand="0" w:oddHBand="1" w:evenHBand="0" w:firstRowFirstColumn="0" w:firstRowLastColumn="0" w:lastRowFirstColumn="0" w:lastRowLastColumn="0"/>
              <w:rPr>
                <w:del w:id="1210" w:author="Sophie Emilie Søborg Agger" w:date="2020-07-22T12:52:00Z"/>
                <w:rFonts w:ascii="Calibri" w:eastAsia="Times New Roman" w:hAnsi="Calibri" w:cs="Calibri"/>
                <w:color w:val="000000"/>
                <w:sz w:val="16"/>
                <w:szCs w:val="16"/>
                <w:rPrChange w:id="1211" w:author="Sophie Emilie Søborg Agger" w:date="2020-07-27T12:01:00Z">
                  <w:rPr>
                    <w:del w:id="1212" w:author="Sophie Emilie Søborg Agger" w:date="2020-07-22T12:52:00Z"/>
                    <w:rFonts w:ascii="Calibri" w:eastAsia="Times New Roman" w:hAnsi="Calibri" w:cs="Calibri"/>
                    <w:color w:val="000000"/>
                    <w:sz w:val="16"/>
                    <w:szCs w:val="16"/>
                    <w:lang w:val="da-DK"/>
                  </w:rPr>
                </w:rPrChange>
              </w:rPr>
            </w:pPr>
            <w:del w:id="1213" w:author="Sophie Emilie Søborg Agger" w:date="2020-07-22T12:52:00Z">
              <w:r w:rsidRPr="00362AD0" w:rsidDel="00980AEF">
                <w:rPr>
                  <w:rFonts w:ascii="Calibri" w:eastAsia="Times New Roman" w:hAnsi="Calibri" w:cs="Calibri"/>
                  <w:color w:val="000000"/>
                  <w:sz w:val="16"/>
                  <w:szCs w:val="16"/>
                  <w:rPrChange w:id="1214" w:author="Sophie Emilie Søborg Agger" w:date="2020-07-27T12:01:00Z">
                    <w:rPr>
                      <w:rFonts w:ascii="Calibri" w:eastAsia="Times New Roman" w:hAnsi="Calibri" w:cs="Calibri"/>
                      <w:color w:val="000000"/>
                      <w:sz w:val="16"/>
                      <w:szCs w:val="16"/>
                      <w:lang w:val="da-DK"/>
                    </w:rPr>
                  </w:rPrChange>
                </w:rPr>
                <w:delText>AKAP9</w:delText>
              </w:r>
            </w:del>
          </w:p>
        </w:tc>
        <w:tc>
          <w:tcPr>
            <w:tcW w:w="1357" w:type="dxa"/>
            <w:noWrap/>
            <w:hideMark/>
          </w:tcPr>
          <w:p w14:paraId="6C1B4BD5" w14:textId="55641585" w:rsidR="00623EF9" w:rsidRPr="00362AD0" w:rsidDel="00980AEF" w:rsidRDefault="00623EF9" w:rsidP="00EB038B">
            <w:pPr>
              <w:cnfStyle w:val="000000100000" w:firstRow="0" w:lastRow="0" w:firstColumn="0" w:lastColumn="0" w:oddVBand="0" w:evenVBand="0" w:oddHBand="1" w:evenHBand="0" w:firstRowFirstColumn="0" w:firstRowLastColumn="0" w:lastRowFirstColumn="0" w:lastRowLastColumn="0"/>
              <w:rPr>
                <w:del w:id="1215" w:author="Sophie Emilie Søborg Agger" w:date="2020-07-22T12:52:00Z"/>
                <w:rFonts w:ascii="Calibri" w:eastAsia="Times New Roman" w:hAnsi="Calibri" w:cs="Calibri"/>
                <w:color w:val="000000"/>
                <w:sz w:val="16"/>
                <w:szCs w:val="16"/>
                <w:rPrChange w:id="1216" w:author="Sophie Emilie Søborg Agger" w:date="2020-07-27T12:01:00Z">
                  <w:rPr>
                    <w:del w:id="1217" w:author="Sophie Emilie Søborg Agger" w:date="2020-07-22T12:52:00Z"/>
                    <w:rFonts w:ascii="Calibri" w:eastAsia="Times New Roman" w:hAnsi="Calibri" w:cs="Calibri"/>
                    <w:color w:val="000000"/>
                    <w:sz w:val="16"/>
                    <w:szCs w:val="16"/>
                    <w:lang w:val="da-DK"/>
                  </w:rPr>
                </w:rPrChange>
              </w:rPr>
            </w:pPr>
            <w:del w:id="1218" w:author="Sophie Emilie Søborg Agger" w:date="2020-07-22T12:52:00Z">
              <w:r w:rsidRPr="00362AD0" w:rsidDel="00980AEF">
                <w:rPr>
                  <w:rFonts w:ascii="Calibri" w:eastAsia="Times New Roman" w:hAnsi="Calibri" w:cs="Calibri"/>
                  <w:color w:val="000000"/>
                  <w:sz w:val="16"/>
                  <w:szCs w:val="16"/>
                  <w:rPrChange w:id="1219" w:author="Sophie Emilie Søborg Agger" w:date="2020-07-27T12:01:00Z">
                    <w:rPr>
                      <w:rFonts w:ascii="Calibri" w:eastAsia="Times New Roman" w:hAnsi="Calibri" w:cs="Calibri"/>
                      <w:color w:val="000000"/>
                      <w:sz w:val="16"/>
                      <w:szCs w:val="16"/>
                      <w:lang w:val="da-DK"/>
                    </w:rPr>
                  </w:rPrChange>
                </w:rPr>
                <w:delText>chr14:17683459</w:delText>
              </w:r>
            </w:del>
          </w:p>
        </w:tc>
        <w:tc>
          <w:tcPr>
            <w:tcW w:w="580" w:type="dxa"/>
            <w:noWrap/>
            <w:hideMark/>
          </w:tcPr>
          <w:p w14:paraId="6E390AE2" w14:textId="7B9A6E19" w:rsidR="00623EF9" w:rsidRPr="00362AD0" w:rsidDel="00980AEF" w:rsidRDefault="00623EF9" w:rsidP="00EB038B">
            <w:pPr>
              <w:jc w:val="right"/>
              <w:cnfStyle w:val="000000100000" w:firstRow="0" w:lastRow="0" w:firstColumn="0" w:lastColumn="0" w:oddVBand="0" w:evenVBand="0" w:oddHBand="1" w:evenHBand="0" w:firstRowFirstColumn="0" w:firstRowLastColumn="0" w:lastRowFirstColumn="0" w:lastRowLastColumn="0"/>
              <w:rPr>
                <w:del w:id="1220" w:author="Sophie Emilie Søborg Agger" w:date="2020-07-22T12:52:00Z"/>
                <w:rFonts w:ascii="Calibri" w:eastAsia="Times New Roman" w:hAnsi="Calibri" w:cs="Calibri"/>
                <w:color w:val="000000"/>
                <w:sz w:val="16"/>
                <w:szCs w:val="16"/>
                <w:rPrChange w:id="1221" w:author="Sophie Emilie Søborg Agger" w:date="2020-07-27T12:01:00Z">
                  <w:rPr>
                    <w:del w:id="1222" w:author="Sophie Emilie Søborg Agger" w:date="2020-07-22T12:52:00Z"/>
                    <w:rFonts w:ascii="Calibri" w:eastAsia="Times New Roman" w:hAnsi="Calibri" w:cs="Calibri"/>
                    <w:color w:val="000000"/>
                    <w:sz w:val="16"/>
                    <w:szCs w:val="16"/>
                    <w:lang w:val="da-DK"/>
                  </w:rPr>
                </w:rPrChange>
              </w:rPr>
            </w:pPr>
            <w:del w:id="1223" w:author="Sophie Emilie Søborg Agger" w:date="2020-07-22T12:52:00Z">
              <w:r w:rsidRPr="00362AD0" w:rsidDel="00980AEF">
                <w:rPr>
                  <w:rFonts w:ascii="Calibri" w:eastAsia="Times New Roman" w:hAnsi="Calibri" w:cs="Calibri"/>
                  <w:color w:val="000000"/>
                  <w:sz w:val="16"/>
                  <w:szCs w:val="16"/>
                  <w:rPrChange w:id="1224" w:author="Sophie Emilie Søborg Agger" w:date="2020-07-27T12:01:00Z">
                    <w:rPr>
                      <w:rFonts w:ascii="Calibri" w:eastAsia="Times New Roman" w:hAnsi="Calibri" w:cs="Calibri"/>
                      <w:color w:val="000000"/>
                      <w:sz w:val="16"/>
                      <w:szCs w:val="16"/>
                      <w:lang w:val="da-DK"/>
                    </w:rPr>
                  </w:rPrChange>
                </w:rPr>
                <w:delText>0.91</w:delText>
              </w:r>
            </w:del>
          </w:p>
        </w:tc>
        <w:tc>
          <w:tcPr>
            <w:tcW w:w="643" w:type="dxa"/>
            <w:noWrap/>
            <w:hideMark/>
          </w:tcPr>
          <w:p w14:paraId="1D637E82" w14:textId="0CB2F211" w:rsidR="00623EF9" w:rsidRPr="00362AD0" w:rsidDel="00980AEF" w:rsidRDefault="00623EF9" w:rsidP="00EB038B">
            <w:pPr>
              <w:jc w:val="right"/>
              <w:cnfStyle w:val="000000100000" w:firstRow="0" w:lastRow="0" w:firstColumn="0" w:lastColumn="0" w:oddVBand="0" w:evenVBand="0" w:oddHBand="1" w:evenHBand="0" w:firstRowFirstColumn="0" w:firstRowLastColumn="0" w:lastRowFirstColumn="0" w:lastRowLastColumn="0"/>
              <w:rPr>
                <w:del w:id="1225" w:author="Sophie Emilie Søborg Agger" w:date="2020-07-22T12:52:00Z"/>
                <w:rFonts w:ascii="Calibri" w:eastAsia="Times New Roman" w:hAnsi="Calibri" w:cs="Calibri"/>
                <w:color w:val="000000"/>
                <w:sz w:val="16"/>
                <w:szCs w:val="16"/>
                <w:rPrChange w:id="1226" w:author="Sophie Emilie Søborg Agger" w:date="2020-07-27T12:01:00Z">
                  <w:rPr>
                    <w:del w:id="1227" w:author="Sophie Emilie Søborg Agger" w:date="2020-07-22T12:52:00Z"/>
                    <w:rFonts w:ascii="Calibri" w:eastAsia="Times New Roman" w:hAnsi="Calibri" w:cs="Calibri"/>
                    <w:color w:val="000000"/>
                    <w:sz w:val="16"/>
                    <w:szCs w:val="16"/>
                    <w:lang w:val="da-DK"/>
                  </w:rPr>
                </w:rPrChange>
              </w:rPr>
            </w:pPr>
            <w:del w:id="1228" w:author="Sophie Emilie Søborg Agger" w:date="2020-07-22T12:52:00Z">
              <w:r w:rsidRPr="00362AD0" w:rsidDel="00980AEF">
                <w:rPr>
                  <w:rFonts w:ascii="Calibri" w:eastAsia="Times New Roman" w:hAnsi="Calibri" w:cs="Calibri"/>
                  <w:color w:val="000000"/>
                  <w:sz w:val="16"/>
                  <w:szCs w:val="16"/>
                  <w:rPrChange w:id="1229" w:author="Sophie Emilie Søborg Agger" w:date="2020-07-27T12:01:00Z">
                    <w:rPr>
                      <w:rFonts w:ascii="Calibri" w:eastAsia="Times New Roman" w:hAnsi="Calibri" w:cs="Calibri"/>
                      <w:color w:val="000000"/>
                      <w:sz w:val="16"/>
                      <w:szCs w:val="16"/>
                      <w:lang w:val="da-DK"/>
                    </w:rPr>
                  </w:rPrChange>
                </w:rPr>
                <w:delText>5.1</w:delText>
              </w:r>
            </w:del>
            <w:del w:id="1230" w:author="Sophie Emilie Søborg Agger" w:date="2020-07-12T18:50:00Z">
              <w:r w:rsidRPr="00362AD0" w:rsidDel="006007AB">
                <w:rPr>
                  <w:rFonts w:ascii="Calibri" w:eastAsia="Times New Roman" w:hAnsi="Calibri" w:cs="Calibri"/>
                  <w:color w:val="000000"/>
                  <w:sz w:val="16"/>
                  <w:szCs w:val="16"/>
                  <w:rPrChange w:id="1231" w:author="Sophie Emilie Søborg Agger" w:date="2020-07-27T12:01:00Z">
                    <w:rPr>
                      <w:rFonts w:ascii="Calibri" w:eastAsia="Times New Roman" w:hAnsi="Calibri" w:cs="Calibri"/>
                      <w:color w:val="000000"/>
                      <w:sz w:val="16"/>
                      <w:szCs w:val="16"/>
                      <w:lang w:val="da-DK"/>
                    </w:rPr>
                  </w:rPrChange>
                </w:rPr>
                <w:delText>1</w:delText>
              </w:r>
            </w:del>
          </w:p>
        </w:tc>
        <w:tc>
          <w:tcPr>
            <w:tcW w:w="580" w:type="dxa"/>
            <w:noWrap/>
            <w:hideMark/>
          </w:tcPr>
          <w:p w14:paraId="0CF90531" w14:textId="47FD36D7" w:rsidR="00623EF9" w:rsidRPr="00362AD0" w:rsidDel="00980AEF" w:rsidRDefault="00623EF9" w:rsidP="00EB038B">
            <w:pPr>
              <w:jc w:val="right"/>
              <w:cnfStyle w:val="000000100000" w:firstRow="0" w:lastRow="0" w:firstColumn="0" w:lastColumn="0" w:oddVBand="0" w:evenVBand="0" w:oddHBand="1" w:evenHBand="0" w:firstRowFirstColumn="0" w:firstRowLastColumn="0" w:lastRowFirstColumn="0" w:lastRowLastColumn="0"/>
              <w:rPr>
                <w:del w:id="1232" w:author="Sophie Emilie Søborg Agger" w:date="2020-07-22T12:52:00Z"/>
                <w:rFonts w:ascii="Calibri" w:eastAsia="Times New Roman" w:hAnsi="Calibri" w:cs="Calibri"/>
                <w:color w:val="000000"/>
                <w:sz w:val="16"/>
                <w:szCs w:val="16"/>
                <w:rPrChange w:id="1233" w:author="Sophie Emilie Søborg Agger" w:date="2020-07-27T12:01:00Z">
                  <w:rPr>
                    <w:del w:id="1234" w:author="Sophie Emilie Søborg Agger" w:date="2020-07-22T12:52:00Z"/>
                    <w:rFonts w:ascii="Calibri" w:eastAsia="Times New Roman" w:hAnsi="Calibri" w:cs="Calibri"/>
                    <w:color w:val="000000"/>
                    <w:sz w:val="16"/>
                    <w:szCs w:val="16"/>
                    <w:lang w:val="da-DK"/>
                  </w:rPr>
                </w:rPrChange>
              </w:rPr>
            </w:pPr>
            <w:del w:id="1235" w:author="Sophie Emilie Søborg Agger" w:date="2020-07-22T12:52:00Z">
              <w:r w:rsidRPr="00362AD0" w:rsidDel="00980AEF">
                <w:rPr>
                  <w:rFonts w:ascii="Calibri" w:eastAsia="Times New Roman" w:hAnsi="Calibri" w:cs="Calibri"/>
                  <w:color w:val="000000"/>
                  <w:sz w:val="16"/>
                  <w:szCs w:val="16"/>
                  <w:rPrChange w:id="1236" w:author="Sophie Emilie Søborg Agger" w:date="2020-07-27T12:01:00Z">
                    <w:rPr>
                      <w:rFonts w:ascii="Calibri" w:eastAsia="Times New Roman" w:hAnsi="Calibri" w:cs="Calibri"/>
                      <w:color w:val="000000"/>
                      <w:sz w:val="16"/>
                      <w:szCs w:val="16"/>
                      <w:lang w:val="da-DK"/>
                    </w:rPr>
                  </w:rPrChange>
                </w:rPr>
                <w:delText>0.84</w:delText>
              </w:r>
            </w:del>
          </w:p>
        </w:tc>
        <w:tc>
          <w:tcPr>
            <w:tcW w:w="781" w:type="dxa"/>
            <w:noWrap/>
            <w:hideMark/>
          </w:tcPr>
          <w:p w14:paraId="4848D29C" w14:textId="582DA694" w:rsidR="00623EF9" w:rsidRPr="00362AD0" w:rsidDel="00980AEF" w:rsidRDefault="00623EF9" w:rsidP="00EB038B">
            <w:pPr>
              <w:jc w:val="right"/>
              <w:cnfStyle w:val="000000100000" w:firstRow="0" w:lastRow="0" w:firstColumn="0" w:lastColumn="0" w:oddVBand="0" w:evenVBand="0" w:oddHBand="1" w:evenHBand="0" w:firstRowFirstColumn="0" w:firstRowLastColumn="0" w:lastRowFirstColumn="0" w:lastRowLastColumn="0"/>
              <w:rPr>
                <w:del w:id="1237" w:author="Sophie Emilie Søborg Agger" w:date="2020-07-22T12:52:00Z"/>
                <w:rFonts w:ascii="Calibri" w:eastAsia="Times New Roman" w:hAnsi="Calibri" w:cs="Calibri"/>
                <w:color w:val="000000"/>
                <w:sz w:val="16"/>
                <w:szCs w:val="16"/>
                <w:rPrChange w:id="1238" w:author="Sophie Emilie Søborg Agger" w:date="2020-07-27T12:01:00Z">
                  <w:rPr>
                    <w:del w:id="1239" w:author="Sophie Emilie Søborg Agger" w:date="2020-07-22T12:52:00Z"/>
                    <w:rFonts w:ascii="Calibri" w:eastAsia="Times New Roman" w:hAnsi="Calibri" w:cs="Calibri"/>
                    <w:color w:val="000000"/>
                    <w:sz w:val="16"/>
                    <w:szCs w:val="16"/>
                    <w:lang w:val="da-DK"/>
                  </w:rPr>
                </w:rPrChange>
              </w:rPr>
            </w:pPr>
            <w:del w:id="1240" w:author="Sophie Emilie Søborg Agger" w:date="2020-07-22T12:52:00Z">
              <w:r w:rsidRPr="00362AD0" w:rsidDel="00980AEF">
                <w:rPr>
                  <w:rFonts w:ascii="Calibri" w:eastAsia="Times New Roman" w:hAnsi="Calibri" w:cs="Calibri"/>
                  <w:color w:val="000000"/>
                  <w:sz w:val="16"/>
                  <w:szCs w:val="16"/>
                  <w:rPrChange w:id="1241" w:author="Sophie Emilie Søborg Agger" w:date="2020-07-27T12:01:00Z">
                    <w:rPr>
                      <w:rFonts w:ascii="Calibri" w:eastAsia="Times New Roman" w:hAnsi="Calibri" w:cs="Calibri"/>
                      <w:color w:val="000000"/>
                      <w:sz w:val="16"/>
                      <w:szCs w:val="16"/>
                      <w:lang w:val="da-DK"/>
                    </w:rPr>
                  </w:rPrChange>
                </w:rPr>
                <w:delText>0.02</w:delText>
              </w:r>
            </w:del>
          </w:p>
        </w:tc>
        <w:tc>
          <w:tcPr>
            <w:tcW w:w="1557" w:type="dxa"/>
            <w:gridSpan w:val="2"/>
            <w:noWrap/>
            <w:hideMark/>
          </w:tcPr>
          <w:p w14:paraId="2CC49226" w14:textId="73C5A78C" w:rsidR="00623EF9" w:rsidRPr="00362AD0" w:rsidDel="00980AEF" w:rsidRDefault="00623EF9" w:rsidP="00EB038B">
            <w:pPr>
              <w:cnfStyle w:val="000000100000" w:firstRow="0" w:lastRow="0" w:firstColumn="0" w:lastColumn="0" w:oddVBand="0" w:evenVBand="0" w:oddHBand="1" w:evenHBand="0" w:firstRowFirstColumn="0" w:firstRowLastColumn="0" w:lastRowFirstColumn="0" w:lastRowLastColumn="0"/>
              <w:rPr>
                <w:del w:id="1242" w:author="Sophie Emilie Søborg Agger" w:date="2020-07-22T12:52:00Z"/>
                <w:rFonts w:ascii="Calibri" w:eastAsia="Times New Roman" w:hAnsi="Calibri" w:cs="Calibri"/>
                <w:color w:val="000000"/>
                <w:sz w:val="16"/>
                <w:szCs w:val="16"/>
                <w:rPrChange w:id="1243" w:author="Sophie Emilie Søborg Agger" w:date="2020-07-27T12:01:00Z">
                  <w:rPr>
                    <w:del w:id="1244" w:author="Sophie Emilie Søborg Agger" w:date="2020-07-22T12:52:00Z"/>
                    <w:rFonts w:ascii="Calibri" w:eastAsia="Times New Roman" w:hAnsi="Calibri" w:cs="Calibri"/>
                    <w:color w:val="000000"/>
                    <w:sz w:val="16"/>
                    <w:szCs w:val="16"/>
                    <w:lang w:val="da-DK"/>
                  </w:rPr>
                </w:rPrChange>
              </w:rPr>
            </w:pPr>
            <w:del w:id="1245" w:author="Sophie Emilie Søborg Agger" w:date="2020-07-22T12:52:00Z">
              <w:r w:rsidRPr="00362AD0" w:rsidDel="00980AEF">
                <w:rPr>
                  <w:rFonts w:ascii="Calibri" w:eastAsia="Times New Roman" w:hAnsi="Calibri" w:cs="Calibri"/>
                  <w:color w:val="000000"/>
                  <w:sz w:val="16"/>
                  <w:szCs w:val="16"/>
                  <w:rPrChange w:id="1246" w:author="Sophie Emilie Søborg Agger" w:date="2020-07-27T12:01:00Z">
                    <w:rPr>
                      <w:rFonts w:ascii="Calibri" w:eastAsia="Times New Roman" w:hAnsi="Calibri" w:cs="Calibri"/>
                      <w:color w:val="000000"/>
                      <w:sz w:val="16"/>
                      <w:szCs w:val="16"/>
                      <w:lang w:val="da-DK"/>
                    </w:rPr>
                  </w:rPrChange>
                </w:rPr>
                <w:delText>IMPACT=MODIFIER</w:delText>
              </w:r>
            </w:del>
          </w:p>
          <w:p w14:paraId="0C278FBA" w14:textId="00B991FC" w:rsidR="00623EF9" w:rsidRPr="00362AD0" w:rsidDel="00980AEF" w:rsidRDefault="00623EF9" w:rsidP="00EB038B">
            <w:pPr>
              <w:cnfStyle w:val="000000100000" w:firstRow="0" w:lastRow="0" w:firstColumn="0" w:lastColumn="0" w:oddVBand="0" w:evenVBand="0" w:oddHBand="1" w:evenHBand="0" w:firstRowFirstColumn="0" w:firstRowLastColumn="0" w:lastRowFirstColumn="0" w:lastRowLastColumn="0"/>
              <w:rPr>
                <w:del w:id="1247" w:author="Sophie Emilie Søborg Agger" w:date="2020-07-22T12:52:00Z"/>
                <w:rFonts w:ascii="Calibri" w:eastAsia="Times New Roman" w:hAnsi="Calibri" w:cs="Calibri"/>
                <w:color w:val="000000"/>
                <w:sz w:val="16"/>
                <w:szCs w:val="16"/>
                <w:rPrChange w:id="1248" w:author="Sophie Emilie Søborg Agger" w:date="2020-07-27T12:01:00Z">
                  <w:rPr>
                    <w:del w:id="1249" w:author="Sophie Emilie Søborg Agger" w:date="2020-07-22T12:52:00Z"/>
                    <w:rFonts w:ascii="Calibri" w:eastAsia="Times New Roman" w:hAnsi="Calibri" w:cs="Calibri"/>
                    <w:color w:val="000000"/>
                    <w:sz w:val="16"/>
                    <w:szCs w:val="16"/>
                    <w:lang w:val="da-DK"/>
                  </w:rPr>
                </w:rPrChange>
              </w:rPr>
            </w:pPr>
            <w:del w:id="1250" w:author="Sophie Emilie Søborg Agger" w:date="2020-07-22T12:52:00Z">
              <w:r w:rsidRPr="00362AD0" w:rsidDel="00980AEF">
                <w:rPr>
                  <w:rFonts w:ascii="Calibri" w:eastAsia="Times New Roman" w:hAnsi="Calibri" w:cs="Calibri"/>
                  <w:color w:val="000000"/>
                  <w:sz w:val="16"/>
                  <w:szCs w:val="16"/>
                  <w:rPrChange w:id="1251" w:author="Sophie Emilie Søborg Agger" w:date="2020-07-27T12:01:00Z">
                    <w:rPr>
                      <w:rFonts w:ascii="Calibri" w:eastAsia="Times New Roman" w:hAnsi="Calibri" w:cs="Calibri"/>
                      <w:color w:val="000000"/>
                      <w:sz w:val="16"/>
                      <w:szCs w:val="16"/>
                      <w:lang w:val="da-DK"/>
                    </w:rPr>
                  </w:rPrChange>
                </w:rPr>
                <w:delText>STRAND=1</w:delText>
              </w:r>
            </w:del>
          </w:p>
        </w:tc>
        <w:tc>
          <w:tcPr>
            <w:tcW w:w="542" w:type="dxa"/>
            <w:gridSpan w:val="2"/>
            <w:noWrap/>
            <w:hideMark/>
          </w:tcPr>
          <w:p w14:paraId="64C196D4" w14:textId="6A222837" w:rsidR="00623EF9" w:rsidRPr="00362AD0" w:rsidDel="00980AEF" w:rsidRDefault="00623EF9" w:rsidP="00EB038B">
            <w:pPr>
              <w:jc w:val="right"/>
              <w:cnfStyle w:val="000000100000" w:firstRow="0" w:lastRow="0" w:firstColumn="0" w:lastColumn="0" w:oddVBand="0" w:evenVBand="0" w:oddHBand="1" w:evenHBand="0" w:firstRowFirstColumn="0" w:firstRowLastColumn="0" w:lastRowFirstColumn="0" w:lastRowLastColumn="0"/>
              <w:rPr>
                <w:del w:id="1252" w:author="Sophie Emilie Søborg Agger" w:date="2020-07-22T12:52:00Z"/>
                <w:rFonts w:ascii="Calibri" w:eastAsia="Times New Roman" w:hAnsi="Calibri" w:cs="Calibri"/>
                <w:color w:val="000000"/>
                <w:sz w:val="16"/>
                <w:szCs w:val="16"/>
                <w:rPrChange w:id="1253" w:author="Sophie Emilie Søborg Agger" w:date="2020-07-27T12:01:00Z">
                  <w:rPr>
                    <w:del w:id="1254" w:author="Sophie Emilie Søborg Agger" w:date="2020-07-22T12:52:00Z"/>
                    <w:rFonts w:ascii="Calibri" w:eastAsia="Times New Roman" w:hAnsi="Calibri" w:cs="Calibri"/>
                    <w:color w:val="000000"/>
                    <w:sz w:val="16"/>
                    <w:szCs w:val="16"/>
                    <w:lang w:val="da-DK"/>
                  </w:rPr>
                </w:rPrChange>
              </w:rPr>
            </w:pPr>
            <w:del w:id="1255" w:author="Sophie Emilie Søborg Agger" w:date="2020-07-22T12:52:00Z">
              <w:r w:rsidRPr="00362AD0" w:rsidDel="00980AEF">
                <w:rPr>
                  <w:rFonts w:ascii="Calibri" w:eastAsia="Times New Roman" w:hAnsi="Calibri" w:cs="Calibri"/>
                  <w:color w:val="000000"/>
                  <w:sz w:val="16"/>
                  <w:szCs w:val="16"/>
                  <w:rPrChange w:id="1256" w:author="Sophie Emilie Søborg Agger" w:date="2020-07-27T12:01:00Z">
                    <w:rPr>
                      <w:rFonts w:ascii="Calibri" w:eastAsia="Times New Roman" w:hAnsi="Calibri" w:cs="Calibri"/>
                      <w:color w:val="000000"/>
                      <w:sz w:val="16"/>
                      <w:szCs w:val="16"/>
                      <w:lang w:val="da-DK"/>
                    </w:rPr>
                  </w:rPrChange>
                </w:rPr>
                <w:delText>38</w:delText>
              </w:r>
            </w:del>
          </w:p>
        </w:tc>
        <w:tc>
          <w:tcPr>
            <w:tcW w:w="691" w:type="dxa"/>
            <w:noWrap/>
            <w:hideMark/>
          </w:tcPr>
          <w:p w14:paraId="71C42F0F" w14:textId="3B6DC49C" w:rsidR="00623EF9" w:rsidRPr="00362AD0" w:rsidDel="00980AEF" w:rsidRDefault="00623EF9" w:rsidP="00EB038B">
            <w:pPr>
              <w:jc w:val="right"/>
              <w:cnfStyle w:val="000000100000" w:firstRow="0" w:lastRow="0" w:firstColumn="0" w:lastColumn="0" w:oddVBand="0" w:evenVBand="0" w:oddHBand="1" w:evenHBand="0" w:firstRowFirstColumn="0" w:firstRowLastColumn="0" w:lastRowFirstColumn="0" w:lastRowLastColumn="0"/>
              <w:rPr>
                <w:del w:id="1257" w:author="Sophie Emilie Søborg Agger" w:date="2020-07-22T12:52:00Z"/>
                <w:rFonts w:ascii="Calibri" w:eastAsia="Times New Roman" w:hAnsi="Calibri" w:cs="Calibri"/>
                <w:color w:val="000000"/>
                <w:sz w:val="16"/>
                <w:szCs w:val="16"/>
                <w:rPrChange w:id="1258" w:author="Sophie Emilie Søborg Agger" w:date="2020-07-27T12:01:00Z">
                  <w:rPr>
                    <w:del w:id="1259" w:author="Sophie Emilie Søborg Agger" w:date="2020-07-22T12:52:00Z"/>
                    <w:rFonts w:ascii="Calibri" w:eastAsia="Times New Roman" w:hAnsi="Calibri" w:cs="Calibri"/>
                    <w:color w:val="000000"/>
                    <w:sz w:val="16"/>
                    <w:szCs w:val="16"/>
                    <w:lang w:val="da-DK"/>
                  </w:rPr>
                </w:rPrChange>
              </w:rPr>
            </w:pPr>
            <w:del w:id="1260" w:author="Sophie Emilie Søborg Agger" w:date="2020-07-22T12:52:00Z">
              <w:r w:rsidRPr="00362AD0" w:rsidDel="00980AEF">
                <w:rPr>
                  <w:rFonts w:ascii="Calibri" w:eastAsia="Times New Roman" w:hAnsi="Calibri" w:cs="Calibri"/>
                  <w:color w:val="000000"/>
                  <w:sz w:val="16"/>
                  <w:szCs w:val="16"/>
                  <w:rPrChange w:id="1261" w:author="Sophie Emilie Søborg Agger" w:date="2020-07-27T12:01:00Z">
                    <w:rPr>
                      <w:rFonts w:ascii="Calibri" w:eastAsia="Times New Roman" w:hAnsi="Calibri" w:cs="Calibri"/>
                      <w:color w:val="000000"/>
                      <w:sz w:val="16"/>
                      <w:szCs w:val="16"/>
                      <w:lang w:val="da-DK"/>
                    </w:rPr>
                  </w:rPrChange>
                </w:rPr>
                <w:delText>318</w:delText>
              </w:r>
            </w:del>
          </w:p>
        </w:tc>
      </w:tr>
    </w:tbl>
    <w:p w14:paraId="6D586754" w14:textId="5C66E1FE" w:rsidR="00623EF9" w:rsidRPr="0038450B" w:rsidDel="00566976" w:rsidRDefault="00623EF9" w:rsidP="00623EF9">
      <w:pPr>
        <w:rPr>
          <w:del w:id="1262" w:author="Sophie Emilie Søborg Agger" w:date="2020-08-24T11:24:00Z"/>
        </w:rPr>
      </w:pPr>
    </w:p>
    <w:p w14:paraId="3DC78F49" w14:textId="71F8B280" w:rsidR="00F70B06" w:rsidDel="00566976" w:rsidRDefault="00F70B06" w:rsidP="00F70B06">
      <w:pPr>
        <w:rPr>
          <w:del w:id="1263" w:author="Sophie Emilie Søborg Agger" w:date="2020-08-24T11:24:00Z"/>
        </w:rPr>
      </w:pPr>
    </w:p>
    <w:p w14:paraId="44F3EBB2" w14:textId="58BEAE2F" w:rsidR="00276D22" w:rsidDel="00566976" w:rsidRDefault="00276D22" w:rsidP="00405C97">
      <w:pPr>
        <w:pStyle w:val="Heading3"/>
        <w:rPr>
          <w:del w:id="1264" w:author="Sophie Emilie Søborg Agger" w:date="2020-08-24T11:24:00Z"/>
        </w:rPr>
      </w:pPr>
      <w:del w:id="1265" w:author="Sophie Emilie Søborg Agger" w:date="2020-08-24T11:24:00Z">
        <w:r w:rsidDel="00566976">
          <w:delText>SNPs with a Z(F</w:delText>
        </w:r>
        <w:r w:rsidDel="00566976">
          <w:rPr>
            <w:vertAlign w:val="subscript"/>
          </w:rPr>
          <w:delText>ST</w:delText>
        </w:r>
        <w:r w:rsidDel="00566976">
          <w:delText xml:space="preserve">) </w:delText>
        </w:r>
        <w:r w:rsidR="008933BE" w:rsidDel="00566976">
          <w:delText>≥</w:delText>
        </w:r>
        <w:r w:rsidDel="00566976">
          <w:delText xml:space="preserve"> 5</w:delText>
        </w:r>
      </w:del>
    </w:p>
    <w:p w14:paraId="31ECF363" w14:textId="117EE2CF" w:rsidR="00FA1564" w:rsidDel="00980AEF" w:rsidRDefault="00FA1564" w:rsidP="00FA1564">
      <w:pPr>
        <w:rPr>
          <w:del w:id="1266" w:author="Sophie Emilie Søborg Agger" w:date="2020-07-22T12:51:00Z"/>
        </w:rPr>
      </w:pPr>
      <w:del w:id="1267" w:author="Sophie Emilie Søborg Agger" w:date="2020-07-22T12:51:00Z">
        <w:r w:rsidDel="00980AEF">
          <w:delText xml:space="preserve">In total 3839 SNPs had </w:delText>
        </w:r>
        <w:r w:rsidR="005D7CF1" w:rsidDel="00980AEF">
          <w:delText xml:space="preserve">a </w:delText>
        </w:r>
        <w:r w:rsidRPr="00FA1564" w:rsidDel="00980AEF">
          <w:delText>Z(F</w:delText>
        </w:r>
        <w:r w:rsidRPr="00FA1564" w:rsidDel="00980AEF">
          <w:rPr>
            <w:vertAlign w:val="subscript"/>
            <w:rPrChange w:id="1268" w:author="Sophie Emilie Søborg Agger" w:date="2020-06-23T11:05:00Z">
              <w:rPr/>
            </w:rPrChange>
          </w:rPr>
          <w:delText>ST</w:delText>
        </w:r>
        <w:r w:rsidRPr="00FA1564" w:rsidDel="00980AEF">
          <w:delText>) ≥ 5</w:delText>
        </w:r>
        <w:r w:rsidDel="00980AEF">
          <w:delText>, most of the</w:delText>
        </w:r>
        <w:r w:rsidR="0024396F" w:rsidDel="00980AEF">
          <w:delText>m</w:delText>
        </w:r>
        <w:r w:rsidDel="00980AEF">
          <w:delText xml:space="preserve"> (52%) intergenic</w:delText>
        </w:r>
        <w:r w:rsidR="0084552E" w:rsidDel="00980AEF">
          <w:delText xml:space="preserve"> (</w:delText>
        </w:r>
        <w:r w:rsidR="0084552E" w:rsidDel="00980AEF">
          <w:fldChar w:fldCharType="begin"/>
        </w:r>
        <w:r w:rsidR="0084552E" w:rsidDel="00980AEF">
          <w:delInstrText xml:space="preserve"> REF _Ref43803794 \h </w:delInstrText>
        </w:r>
        <w:r w:rsidR="0084552E" w:rsidDel="00980AEF">
          <w:fldChar w:fldCharType="separate"/>
        </w:r>
        <w:r w:rsidR="00BF3C97" w:rsidDel="00980AEF">
          <w:delText xml:space="preserve">Table </w:delText>
        </w:r>
        <w:r w:rsidR="00BF3C97" w:rsidDel="00980AEF">
          <w:rPr>
            <w:noProof/>
          </w:rPr>
          <w:delText>1</w:delText>
        </w:r>
        <w:r w:rsidR="0084552E" w:rsidDel="00980AEF">
          <w:fldChar w:fldCharType="end"/>
        </w:r>
        <w:r w:rsidR="0084552E" w:rsidDel="00980AEF">
          <w:delText>)</w:delText>
        </w:r>
        <w:r w:rsidDel="00980AEF">
          <w:delText xml:space="preserve">. </w:delText>
        </w:r>
        <w:r w:rsidR="0084552E" w:rsidDel="00980AEF">
          <w:delText xml:space="preserve">Especially interesting was </w:delText>
        </w:r>
        <w:r w:rsidR="000E322C" w:rsidDel="00980AEF">
          <w:delText>12</w:delText>
        </w:r>
        <w:r w:rsidR="0084552E" w:rsidDel="00980AEF">
          <w:delText xml:space="preserve"> </w:delText>
        </w:r>
        <w:r w:rsidR="005D7CF1" w:rsidDel="00980AEF">
          <w:delText xml:space="preserve">SNPs </w:delText>
        </w:r>
        <w:r w:rsidR="0084552E" w:rsidDel="00980AEF">
          <w:delText xml:space="preserve">with a </w:delText>
        </w:r>
        <w:r w:rsidR="0084552E" w:rsidRPr="00FA1564" w:rsidDel="00980AEF">
          <w:delText>Z(F</w:delText>
        </w:r>
        <w:r w:rsidR="0084552E" w:rsidRPr="00BD6BC8" w:rsidDel="00980AEF">
          <w:rPr>
            <w:vertAlign w:val="subscript"/>
          </w:rPr>
          <w:delText>ST</w:delText>
        </w:r>
        <w:r w:rsidR="0084552E" w:rsidRPr="00FA1564" w:rsidDel="00980AEF">
          <w:delText>) ≥ 5</w:delText>
        </w:r>
        <w:r w:rsidR="0084552E" w:rsidDel="00980AEF">
          <w:delText>.5, including</w:delText>
        </w:r>
        <w:r w:rsidR="004F34F6" w:rsidDel="00980AEF">
          <w:delText xml:space="preserve"> an</w:delText>
        </w:r>
        <w:r w:rsidR="0084552E" w:rsidDel="00980AEF">
          <w:delText xml:space="preserve"> intron variant</w:delText>
        </w:r>
        <w:r w:rsidR="004F34F6" w:rsidDel="00980AEF">
          <w:delText xml:space="preserve"> in </w:delText>
        </w:r>
        <w:r w:rsidR="002236CD" w:rsidDel="00980AEF">
          <w:delText xml:space="preserve">each of </w:delText>
        </w:r>
        <w:r w:rsidR="004F34F6" w:rsidDel="00980AEF">
          <w:delText xml:space="preserve">the genes </w:delText>
        </w:r>
        <w:r w:rsidR="004F34F6" w:rsidRPr="004F34F6" w:rsidDel="00980AEF">
          <w:rPr>
            <w:rPrChange w:id="1269" w:author="Sophie Emilie Søborg Agger" w:date="2020-06-24T13:57:00Z">
              <w:rPr>
                <w:lang w:val="da-DK"/>
              </w:rPr>
            </w:rPrChange>
          </w:rPr>
          <w:delText>TBC1D32</w:delText>
        </w:r>
        <w:r w:rsidR="004F34F6" w:rsidDel="00980AEF">
          <w:delText xml:space="preserve">, and </w:delText>
        </w:r>
        <w:r w:rsidR="004F34F6" w:rsidRPr="004F34F6" w:rsidDel="00980AEF">
          <w:delText>NBL1</w:delText>
        </w:r>
        <w:r w:rsidR="004F34F6" w:rsidDel="00980AEF">
          <w:delText>,</w:delText>
        </w:r>
        <w:r w:rsidR="0084552E" w:rsidDel="00980AEF">
          <w:delText xml:space="preserve"> and 1 long non-coding RNA</w:delText>
        </w:r>
        <w:r w:rsidR="0024396F" w:rsidDel="00980AEF">
          <w:delText xml:space="preserve"> (</w:delText>
        </w:r>
        <w:r w:rsidR="0024396F" w:rsidDel="00980AEF">
          <w:fldChar w:fldCharType="begin"/>
        </w:r>
        <w:r w:rsidR="0024396F" w:rsidDel="00980AEF">
          <w:delInstrText xml:space="preserve"> REF _Ref43804088 \h </w:delInstrText>
        </w:r>
        <w:r w:rsidR="0024396F" w:rsidDel="00980AEF">
          <w:fldChar w:fldCharType="separate"/>
        </w:r>
        <w:r w:rsidR="004F34F6" w:rsidDel="00980AEF">
          <w:delText xml:space="preserve">Table </w:delText>
        </w:r>
        <w:r w:rsidR="004F34F6" w:rsidDel="00980AEF">
          <w:rPr>
            <w:noProof/>
          </w:rPr>
          <w:delText>2</w:delText>
        </w:r>
        <w:r w:rsidR="0024396F" w:rsidDel="00980AEF">
          <w:fldChar w:fldCharType="end"/>
        </w:r>
        <w:r w:rsidR="0024396F" w:rsidDel="00980AEF">
          <w:delText>)</w:delText>
        </w:r>
        <w:r w:rsidR="00A25A85" w:rsidDel="00980AEF">
          <w:delText>, no SIFT score is available for these.</w:delText>
        </w:r>
      </w:del>
    </w:p>
    <w:p w14:paraId="1A02DB85" w14:textId="262D1884" w:rsidR="00C61DFF" w:rsidRPr="0038450B" w:rsidDel="00566976" w:rsidRDefault="00C61DFF">
      <w:pPr>
        <w:rPr>
          <w:del w:id="1270" w:author="Sophie Emilie Søborg Agger" w:date="2020-08-24T11:24:00Z"/>
        </w:rPr>
        <w:pPrChange w:id="1271" w:author="Sophie Emilie Søborg Agger" w:date="2020-06-23T13:40:00Z">
          <w:pPr>
            <w:pStyle w:val="Heading3"/>
          </w:pPr>
        </w:pPrChange>
      </w:pPr>
    </w:p>
    <w:p w14:paraId="2A9A3C45" w14:textId="522A9BF5" w:rsidR="008933BE" w:rsidDel="00566976" w:rsidRDefault="008933BE" w:rsidP="008933BE">
      <w:pPr>
        <w:pStyle w:val="Caption"/>
        <w:keepNext/>
        <w:rPr>
          <w:del w:id="1272" w:author="Sophie Emilie Søborg Agger" w:date="2020-08-24T11:24:00Z"/>
        </w:rPr>
      </w:pPr>
      <w:bookmarkStart w:id="1273" w:name="_Ref43803794"/>
      <w:del w:id="1274" w:author="Sophie Emilie Søborg Agger" w:date="2020-08-24T11:24:00Z">
        <w:r w:rsidDel="00566976">
          <w:delText xml:space="preserve">Table </w:delText>
        </w:r>
        <w:r w:rsidDel="00566976">
          <w:fldChar w:fldCharType="begin"/>
        </w:r>
        <w:r w:rsidDel="00566976">
          <w:delInstrText xml:space="preserve"> SEQ Table \* ARABIC </w:delInstrText>
        </w:r>
        <w:r w:rsidDel="00566976">
          <w:fldChar w:fldCharType="separate"/>
        </w:r>
        <w:r w:rsidR="00BF3C97" w:rsidDel="00566976">
          <w:rPr>
            <w:noProof/>
          </w:rPr>
          <w:delText>1</w:delText>
        </w:r>
        <w:r w:rsidDel="00566976">
          <w:fldChar w:fldCharType="end"/>
        </w:r>
        <w:bookmarkEnd w:id="1273"/>
        <w:r w:rsidR="00B02AD4" w:rsidDel="00566976">
          <w:delText>:</w:delText>
        </w:r>
        <w:r w:rsidR="00B02AD4" w:rsidRPr="00B02AD4" w:rsidDel="00566976">
          <w:delText xml:space="preserve"> </w:delText>
        </w:r>
        <w:r w:rsidR="00B02AD4" w:rsidDel="00566976">
          <w:delText>Consequences of mutations with a Z(F</w:delText>
        </w:r>
        <w:r w:rsidR="00B02AD4" w:rsidDel="00566976">
          <w:rPr>
            <w:vertAlign w:val="subscript"/>
          </w:rPr>
          <w:delText>ST</w:delText>
        </w:r>
        <w:r w:rsidR="00B02AD4" w:rsidDel="00566976">
          <w:delText xml:space="preserve">) ≥ 5 when comparing Flat-coated Retrievers with </w:delText>
        </w:r>
      </w:del>
      <w:del w:id="1275" w:author="Sophie Emilie Søborg Agger" w:date="2020-07-13T10:27:00Z">
        <w:r w:rsidR="00B02AD4" w:rsidDel="005A5113">
          <w:delText xml:space="preserve">the </w:delText>
        </w:r>
      </w:del>
      <w:del w:id="1276" w:author="Sophie Emilie Søborg Agger" w:date="2020-07-10T15:24:00Z">
        <w:r w:rsidR="00B02AD4" w:rsidDel="00DD66EE">
          <w:delText>160 dogs</w:delText>
        </w:r>
      </w:del>
      <w:del w:id="1277" w:author="Sophie Emilie Søborg Agger" w:date="2020-07-13T10:27:00Z">
        <w:r w:rsidR="00B02AD4" w:rsidDel="005A5113">
          <w:delText>.</w:delText>
        </w:r>
      </w:del>
    </w:p>
    <w:p w14:paraId="03646E0B" w14:textId="47ADEF5A" w:rsidR="00460845" w:rsidDel="00566976" w:rsidRDefault="00460845" w:rsidP="00386D85">
      <w:pPr>
        <w:rPr>
          <w:del w:id="1278" w:author="Sophie Emilie Søborg Agger" w:date="2020-08-24T11:24:00Z"/>
        </w:rPr>
      </w:pPr>
    </w:p>
    <w:p w14:paraId="0A3B2543" w14:textId="08A0D866" w:rsidR="0024396F" w:rsidRPr="00B02AD4" w:rsidDel="00566976" w:rsidRDefault="0024396F" w:rsidP="0024396F">
      <w:pPr>
        <w:pStyle w:val="Caption"/>
        <w:keepNext/>
        <w:rPr>
          <w:del w:id="1279" w:author="Sophie Emilie Søborg Agger" w:date="2020-08-24T11:24:00Z"/>
        </w:rPr>
      </w:pPr>
      <w:bookmarkStart w:id="1280" w:name="_Ref43804088"/>
      <w:del w:id="1281" w:author="Sophie Emilie Søborg Agger" w:date="2020-08-24T11:24:00Z">
        <w:r w:rsidDel="00566976">
          <w:delText xml:space="preserve">Table </w:delText>
        </w:r>
        <w:r w:rsidDel="00566976">
          <w:fldChar w:fldCharType="begin"/>
        </w:r>
        <w:r w:rsidDel="00566976">
          <w:delInstrText xml:space="preserve"> SEQ Table \* ARABIC </w:delInstrText>
        </w:r>
        <w:r w:rsidDel="00566976">
          <w:fldChar w:fldCharType="separate"/>
        </w:r>
        <w:r w:rsidR="004F34F6" w:rsidDel="00566976">
          <w:rPr>
            <w:noProof/>
          </w:rPr>
          <w:delText>2</w:delText>
        </w:r>
        <w:r w:rsidDel="00566976">
          <w:fldChar w:fldCharType="end"/>
        </w:r>
        <w:bookmarkEnd w:id="1280"/>
        <w:r w:rsidR="00B02AD4" w:rsidDel="00566976">
          <w:delText>: List of SNPs with a Z(F</w:delText>
        </w:r>
        <w:r w:rsidR="00B02AD4" w:rsidDel="00566976">
          <w:rPr>
            <w:vertAlign w:val="subscript"/>
          </w:rPr>
          <w:delText>ST</w:delText>
        </w:r>
        <w:r w:rsidR="00B02AD4" w:rsidDel="00566976">
          <w:delText xml:space="preserve">) ≥ 5.5 when comparing the Flat-coated Retrievers with </w:delText>
        </w:r>
      </w:del>
      <w:del w:id="1282" w:author="Sophie Emilie Søborg Agger" w:date="2020-07-10T15:25:00Z">
        <w:r w:rsidR="00B02AD4" w:rsidDel="00DD66EE">
          <w:delText>the 160 dogs</w:delText>
        </w:r>
      </w:del>
    </w:p>
    <w:p w14:paraId="7A73319A" w14:textId="1D9A670C" w:rsidR="00523DC6" w:rsidDel="00566976" w:rsidRDefault="00523DC6" w:rsidP="00523DC6">
      <w:pPr>
        <w:rPr>
          <w:del w:id="1283" w:author="Sophie Emilie Søborg Agger" w:date="2020-08-24T11:24:00Z"/>
        </w:rPr>
      </w:pPr>
    </w:p>
    <w:p w14:paraId="1C0E9C9A" w14:textId="4B1C44CB" w:rsidR="00523DC6" w:rsidDel="00980AEF" w:rsidRDefault="00523DC6" w:rsidP="00523DC6">
      <w:pPr>
        <w:rPr>
          <w:del w:id="1284" w:author="Sophie Emilie Søborg Agger" w:date="2020-07-22T12:52:00Z"/>
        </w:rPr>
      </w:pPr>
      <w:del w:id="1285" w:author="Sophie Emilie Søborg Agger" w:date="2020-07-22T12:52:00Z">
        <w:r w:rsidDel="00980AEF">
          <w:delText xml:space="preserve">No SNPs had a </w:delText>
        </w:r>
        <w:r w:rsidRPr="00FA1564" w:rsidDel="00980AEF">
          <w:delText>Z(F</w:delText>
        </w:r>
        <w:r w:rsidRPr="00BD6BC8" w:rsidDel="00980AEF">
          <w:rPr>
            <w:vertAlign w:val="subscript"/>
          </w:rPr>
          <w:delText>ST</w:delText>
        </w:r>
        <w:r w:rsidRPr="00FA1564" w:rsidDel="00980AEF">
          <w:delText>) ≥ 5</w:delText>
        </w:r>
        <w:r w:rsidDel="00980AEF">
          <w:delText xml:space="preserve"> when comparing with the subset of 20 Golden Retrievers. However, SNPs are seemingly fixated relative to both the Golden Retrievers and the </w:delText>
        </w:r>
      </w:del>
      <w:del w:id="1286" w:author="Sophie Emilie Søborg Agger" w:date="2020-07-10T15:30:00Z">
        <w:r w:rsidDel="00DD66EE">
          <w:delText>160 dogs</w:delText>
        </w:r>
      </w:del>
      <w:del w:id="1287" w:author="Sophie Emilie Søborg Agger" w:date="2020-07-22T12:52:00Z">
        <w:r w:rsidDel="00980AEF">
          <w:delText xml:space="preserve"> </w:delText>
        </w:r>
        <w:r w:rsidDel="00980AEF">
          <w:rPr>
            <w:vertAlign w:val="subscript"/>
          </w:rPr>
          <w:delText xml:space="preserve"> </w:delText>
        </w:r>
        <w:r w:rsidDel="00980AEF">
          <w:rPr>
            <w:vertAlign w:val="subscript"/>
          </w:rPr>
          <w:br/>
        </w:r>
        <w:r w:rsidDel="00980AEF">
          <w:delText>(F</w:delText>
        </w:r>
        <w:r w:rsidDel="00980AEF">
          <w:rPr>
            <w:vertAlign w:val="subscript"/>
          </w:rPr>
          <w:delText xml:space="preserve">ST FCR vs GR </w:delText>
        </w:r>
        <w:r w:rsidDel="00980AEF">
          <w:delText>= 1 and Z(F</w:delText>
        </w:r>
        <w:r w:rsidDel="00980AEF">
          <w:rPr>
            <w:vertAlign w:val="subscript"/>
          </w:rPr>
          <w:delText>ST FCR vs</w:delText>
        </w:r>
      </w:del>
      <w:del w:id="1288" w:author="Sophie Emilie Søborg Agger" w:date="2020-07-10T15:29:00Z">
        <w:r w:rsidDel="00DD66EE">
          <w:rPr>
            <w:vertAlign w:val="subscript"/>
          </w:rPr>
          <w:delText xml:space="preserve"> 160</w:delText>
        </w:r>
      </w:del>
      <w:del w:id="1289" w:author="Sophie Emilie Søborg Agger" w:date="2020-07-22T12:52:00Z">
        <w:r w:rsidDel="00980AEF">
          <w:delText xml:space="preserve">) ≥ 5). </w:delText>
        </w:r>
        <w:r w:rsidRPr="002B1A28" w:rsidDel="00980AEF">
          <w:rPr>
            <w:highlight w:val="yellow"/>
            <w:rPrChange w:id="1290" w:author="Sophie Emilie Søborg Agger" w:date="2020-07-08T08:55:00Z">
              <w:rPr/>
            </w:rPrChange>
          </w:rPr>
          <w:delText>These are found in 2 genes; 10 SNPs in NRXN1 and 5 SNPs in MCTP2 (see Table X for position).</w:delText>
        </w:r>
      </w:del>
    </w:p>
    <w:p w14:paraId="2A2EDBBC" w14:textId="476FEE5B" w:rsidR="00F33468" w:rsidDel="00566976" w:rsidRDefault="00F33468" w:rsidP="00F33468">
      <w:pPr>
        <w:pStyle w:val="Heading3"/>
        <w:rPr>
          <w:del w:id="1291" w:author="Sophie Emilie Søborg Agger" w:date="2020-08-24T11:24:00Z"/>
        </w:rPr>
      </w:pPr>
    </w:p>
    <w:p w14:paraId="349A2E66" w14:textId="51063582" w:rsidR="00F33468" w:rsidDel="00566976" w:rsidRDefault="00F33468" w:rsidP="00405C97">
      <w:pPr>
        <w:pStyle w:val="Heading3"/>
        <w:rPr>
          <w:del w:id="1292" w:author="Sophie Emilie Søborg Agger" w:date="2020-08-24T11:24:00Z"/>
        </w:rPr>
      </w:pPr>
      <w:del w:id="1293" w:author="Sophie Emilie Søborg Agger" w:date="2020-08-24T11:24:00Z">
        <w:r w:rsidDel="00566976">
          <w:delText xml:space="preserve">Missense </w:delText>
        </w:r>
        <w:r w:rsidR="002B1A28" w:rsidDel="00566976">
          <w:delText xml:space="preserve">and deleterious </w:delText>
        </w:r>
        <w:r w:rsidDel="00566976">
          <w:delText>mutations</w:delText>
        </w:r>
      </w:del>
    </w:p>
    <w:p w14:paraId="19F2D201" w14:textId="4940CBE1" w:rsidR="00F33468" w:rsidDel="00980AEF" w:rsidRDefault="00F33468" w:rsidP="00F33468">
      <w:pPr>
        <w:rPr>
          <w:del w:id="1294" w:author="Sophie Emilie Søborg Agger" w:date="2020-07-22T12:52:00Z"/>
        </w:rPr>
      </w:pPr>
      <w:del w:id="1295" w:author="Sophie Emilie Søborg Agger" w:date="2020-07-22T12:52:00Z">
        <w:r w:rsidDel="00980AEF">
          <w:delText>Of the 9 missense mutations with a Z(F</w:delText>
        </w:r>
        <w:r w:rsidDel="00980AEF">
          <w:rPr>
            <w:vertAlign w:val="subscript"/>
          </w:rPr>
          <w:delText>ST</w:delText>
        </w:r>
        <w:r w:rsidDel="00980AEF">
          <w:delText>) ≥ 5</w:delText>
        </w:r>
        <w:r w:rsidR="00B8183E" w:rsidDel="00980AEF">
          <w:delText>.</w:delText>
        </w:r>
        <w:r w:rsidDel="00980AEF">
          <w:delText xml:space="preserve"> 5 was deemed to be deleterious based on SIFT score. These were located in the genes</w:delText>
        </w:r>
        <w:r w:rsidRPr="00386D85" w:rsidDel="00980AEF">
          <w:delText xml:space="preserve"> TRPM6</w:delText>
        </w:r>
        <w:r w:rsidDel="00980AEF">
          <w:delText>,</w:delText>
        </w:r>
        <w:r w:rsidRPr="00386D85" w:rsidDel="00980AEF">
          <w:delText xml:space="preserve"> PCLO</w:delText>
        </w:r>
        <w:r w:rsidDel="00980AEF">
          <w:delText xml:space="preserve">, </w:delText>
        </w:r>
        <w:r w:rsidRPr="00386D85" w:rsidDel="00980AEF">
          <w:delText>CRP</w:delText>
        </w:r>
        <w:r w:rsidDel="00980AEF">
          <w:delText>,</w:delText>
        </w:r>
        <w:r w:rsidRPr="00386D85" w:rsidDel="00980AEF">
          <w:delText xml:space="preserve"> FBN1</w:delText>
        </w:r>
        <w:r w:rsidDel="00980AEF">
          <w:delText>, and</w:delText>
        </w:r>
        <w:r w:rsidRPr="00386D85" w:rsidDel="00980AEF">
          <w:delText xml:space="preserve"> CC2D2A</w:delText>
        </w:r>
        <w:r w:rsidDel="00980AEF">
          <w:delText xml:space="preserve"> (See table X for position).</w:delText>
        </w:r>
      </w:del>
    </w:p>
    <w:p w14:paraId="0EB3B53A" w14:textId="763F9982" w:rsidR="0084552E" w:rsidRPr="006007AB" w:rsidDel="00566976" w:rsidRDefault="0084552E" w:rsidP="008933BE">
      <w:pPr>
        <w:rPr>
          <w:del w:id="1296" w:author="Sophie Emilie Søborg Agger" w:date="2020-08-24T11:24:00Z"/>
        </w:rPr>
      </w:pPr>
    </w:p>
    <w:p w14:paraId="2213B8C2" w14:textId="76EED6CB" w:rsidR="004711A8" w:rsidDel="00566976" w:rsidRDefault="004711A8">
      <w:pPr>
        <w:pStyle w:val="Heading3"/>
        <w:rPr>
          <w:del w:id="1297" w:author="Sophie Emilie Søborg Agger" w:date="2020-08-24T11:24:00Z"/>
        </w:rPr>
        <w:pPrChange w:id="1298" w:author="Sophie Emilie Søborg Agger" w:date="2020-07-10T14:38:00Z">
          <w:pPr>
            <w:pStyle w:val="Heading2"/>
          </w:pPr>
        </w:pPrChange>
      </w:pPr>
      <w:del w:id="1299" w:author="Sophie Emilie Søborg Agger" w:date="2020-08-24T11:24:00Z">
        <w:r w:rsidDel="00566976">
          <w:delText>Deleterious mutations based on SIFT</w:delText>
        </w:r>
        <w:r w:rsidR="00013058" w:rsidDel="00566976">
          <w:fldChar w:fldCharType="begin" w:fldLock="1"/>
        </w:r>
        <w:r w:rsidR="00943980" w:rsidDel="00566976">
          <w:delInstrText>ADDIN CSL_CITATION {"citationItems":[{"id":"ITEM-1","itemData":{"DOI":"10.1186/s13059-016-0974-4","ISSN":"1474760X","PMID":"27268795","abstract":"The Ensembl Variant Effect Predictor is a powerful toolset for the analysis, annotation, and prioritization of genomic variants in coding and non-coding regions. It provides access to an extensive collection of genomic annotation, with a variety of interfaces to suit different requirements, and simple options for configuring and extending analysis. It is open source, free to use, and supports full reproducibility of results. The Ensembl Variant Effect Predictor can simplify and accelerate variant interpretation in a wide range of study designs.","author":[{"dropping-particle":"","family":"McLaren","given":"William","non-dropping-particle":"","parse-names":false,"suffix":""},{"dropping-particle":"","family":"Gil","given":"Laurent","non-dropping-particle":"","parse-names":false,"suffix":""},{"dropping-particle":"","family":"Hunt","given":"Sarah E.","non-dropping-particle":"","parse-names":false,"suffix":""},{"dropping-particle":"","family":"Riat","given":"Harpreet Singh","non-dropping-particle":"","parse-names":false,"suffix":""},{"dropping-particle":"","family":"Ritchie","given":"Graham R.S.","non-dropping-particle":"","parse-names":false,"suffix":""},{"dropping-particle":"","family":"Thormann","given":"Anja","non-dropping-particle":"","parse-names":false,"suffix":""},{"dropping-particle":"","family":"Flicek","given":"Paul","non-dropping-particle":"","parse-names":false,"suffix":""},{"dropping-particle":"","family":"Cunningham","given":"Fiona","non-dropping-particle":"","parse-names":false,"suffix":""}],"container-title":"Genome Biology","id":"ITEM-1","issue":"1","issued":{"date-parts":[["2016","6","6"]]},"page":"122","publisher":"BioMed Central Ltd.","title":"The Ensembl Variant Effect Predictor","type":"article-journal","volume":"17"},"uris":["http://www.mendeley.com/documents/?uuid=421f2aea-ca0f-350b-b866-f1a5039c3cf6"]}],"mendeley":{"formattedCitation":"&lt;sup&gt;7&lt;/sup&gt;","plainTextFormattedCitation":"7","previouslyFormattedCitation":"&lt;sup&gt;6&lt;/sup&gt;"},"properties":{"noteIndex":0},"schema":"https://github.com/citation-style-language/schema/raw/master/csl-citation.json"}</w:delInstrText>
        </w:r>
        <w:r w:rsidR="00013058" w:rsidDel="00566976">
          <w:fldChar w:fldCharType="separate"/>
        </w:r>
        <w:r w:rsidR="00943980" w:rsidRPr="00943980" w:rsidDel="00566976">
          <w:rPr>
            <w:noProof/>
            <w:vertAlign w:val="superscript"/>
          </w:rPr>
          <w:delText>7</w:delText>
        </w:r>
        <w:r w:rsidR="00013058" w:rsidDel="00566976">
          <w:fldChar w:fldCharType="end"/>
        </w:r>
        <w:r w:rsidDel="00566976">
          <w:tab/>
        </w:r>
      </w:del>
    </w:p>
    <w:p w14:paraId="6D195C78" w14:textId="56AC4F4C" w:rsidR="00013058" w:rsidDel="00980AEF" w:rsidRDefault="00013058" w:rsidP="00013058">
      <w:pPr>
        <w:rPr>
          <w:del w:id="1300" w:author="Sophie Emilie Søborg Agger" w:date="2020-07-22T12:52:00Z"/>
        </w:rPr>
      </w:pPr>
      <w:del w:id="1301" w:author="Sophie Emilie Søborg Agger" w:date="2020-07-22T12:52:00Z">
        <w:r w:rsidDel="00980AEF">
          <w:delText>In total 2589 SNPs was deemed to be deleterious by SIFT, of these 1848 had a non-low confidence.</w:delText>
        </w:r>
        <w:r w:rsidR="002B1A28" w:rsidDel="00980AEF">
          <w:delText xml:space="preserve"> 19 of these SNPs had a Z(F</w:delText>
        </w:r>
        <w:r w:rsidR="002B1A28" w:rsidDel="00980AEF">
          <w:rPr>
            <w:vertAlign w:val="subscript"/>
          </w:rPr>
          <w:delText>ST</w:delText>
        </w:r>
        <w:r w:rsidR="002B1A28" w:rsidDel="00980AEF">
          <w:delText>) ≥ 4. Missense mutations in 4 genes were deemed deleterious and had a Z(F</w:delText>
        </w:r>
        <w:r w:rsidR="002B1A28" w:rsidDel="00980AEF">
          <w:rPr>
            <w:vertAlign w:val="subscript"/>
          </w:rPr>
          <w:delText>ST</w:delText>
        </w:r>
        <w:r w:rsidR="002B1A28" w:rsidDel="00980AEF">
          <w:delText>) ≥ 5. Namely in TRPM6, PCLO, CC2D2A, and FBN1 (See table X for details).</w:delText>
        </w:r>
      </w:del>
    </w:p>
    <w:p w14:paraId="5F1DD2DB" w14:textId="162F1638" w:rsidR="000E322C" w:rsidDel="00566976" w:rsidRDefault="000E322C" w:rsidP="00013058">
      <w:pPr>
        <w:rPr>
          <w:del w:id="1302" w:author="Sophie Emilie Søborg Agger" w:date="2020-08-24T11:24:00Z"/>
        </w:rPr>
      </w:pPr>
    </w:p>
    <w:p w14:paraId="27742315" w14:textId="22C69C17" w:rsidR="000E322C" w:rsidRDefault="000E322C" w:rsidP="00405C97">
      <w:pPr>
        <w:pStyle w:val="Heading2"/>
      </w:pPr>
      <w:bookmarkStart w:id="1303" w:name="_Toc51594491"/>
      <w:r>
        <w:t>160 dogs</w:t>
      </w:r>
      <w:bookmarkEnd w:id="1303"/>
    </w:p>
    <w:p w14:paraId="528ED442" w14:textId="572D8585" w:rsidR="00BE6E29" w:rsidRDefault="00BE6E29" w:rsidP="00BE6E29">
      <w:pPr>
        <w:pStyle w:val="Heading3"/>
        <w:rPr>
          <w:ins w:id="1304" w:author="Sophie Emilie Søborg Agger" w:date="2020-07-22T14:40:00Z"/>
        </w:rPr>
      </w:pPr>
      <w:bookmarkStart w:id="1305" w:name="_Toc51594492"/>
      <w:ins w:id="1306" w:author="Sophie Emilie Søborg Agger" w:date="2020-07-22T14:14:00Z">
        <w:r>
          <w:t>Candidate genes</w:t>
        </w:r>
      </w:ins>
      <w:bookmarkEnd w:id="1305"/>
    </w:p>
    <w:p w14:paraId="08681530" w14:textId="56C59BF9" w:rsidR="004A2121" w:rsidRDefault="004A2121" w:rsidP="004A2121">
      <w:pPr>
        <w:rPr>
          <w:ins w:id="1307" w:author="Sophie Emilie Søborg Agger" w:date="2020-07-22T14:40:00Z"/>
        </w:rPr>
      </w:pPr>
      <w:ins w:id="1308" w:author="Sophie Emilie Søborg Agger" w:date="2020-07-22T14:40:00Z">
        <w:r>
          <w:t>The genes list for each disease can be found in table X, and the mentioned SNPs in table Y.</w:t>
        </w:r>
      </w:ins>
    </w:p>
    <w:p w14:paraId="75FD9039" w14:textId="77777777" w:rsidR="004A2121" w:rsidRPr="00362AD0" w:rsidRDefault="004A2121">
      <w:pPr>
        <w:rPr>
          <w:ins w:id="1309" w:author="Sophie Emilie Søborg Agger" w:date="2020-07-22T14:17:00Z"/>
        </w:rPr>
        <w:pPrChange w:id="1310" w:author="Sophie Emilie Søborg Agger" w:date="2020-07-22T14:40:00Z">
          <w:pPr>
            <w:pStyle w:val="Heading3"/>
          </w:pPr>
        </w:pPrChange>
      </w:pPr>
    </w:p>
    <w:p w14:paraId="1A768AB0" w14:textId="7DD9D020" w:rsidR="00BE6E29" w:rsidRDefault="00BE6E29" w:rsidP="00BE6E29">
      <w:pPr>
        <w:pStyle w:val="Heading4"/>
        <w:rPr>
          <w:ins w:id="1311" w:author="Sophie Emilie Søborg Agger" w:date="2020-07-22T14:20:00Z"/>
        </w:rPr>
      </w:pPr>
      <w:ins w:id="1312" w:author="Sophie Emilie Søborg Agger" w:date="2020-07-22T14:17:00Z">
        <w:r>
          <w:t>Chronic Myeloid Monocytic Leukemia</w:t>
        </w:r>
      </w:ins>
    </w:p>
    <w:p w14:paraId="76AD1B75" w14:textId="1B706406" w:rsidR="00313808" w:rsidRDefault="00313808" w:rsidP="00BE6E29">
      <w:pPr>
        <w:rPr>
          <w:ins w:id="1313" w:author="Sophie Emilie Søborg Agger" w:date="2020-07-22T14:27:00Z"/>
        </w:rPr>
      </w:pPr>
      <w:ins w:id="1314" w:author="Sophie Emilie Søborg Agger" w:date="2020-07-22T14:28:00Z">
        <w:r>
          <w:t>1</w:t>
        </w:r>
      </w:ins>
      <w:ins w:id="1315" w:author="Sophie Emilie Søborg Agger" w:date="2020-08-24T15:55:00Z">
        <w:r w:rsidR="00C648F3">
          <w:t>2</w:t>
        </w:r>
      </w:ins>
      <w:ins w:id="1316" w:author="Sophie Emilie Søborg Agger" w:date="2020-07-22T14:22:00Z">
        <w:r>
          <w:t xml:space="preserve"> mi</w:t>
        </w:r>
      </w:ins>
      <w:ins w:id="1317" w:author="Sophie Emilie Søborg Agger" w:date="2020-07-22T14:23:00Z">
        <w:r>
          <w:t xml:space="preserve">ssense mutations were found </w:t>
        </w:r>
      </w:ins>
      <w:ins w:id="1318" w:author="Sophie Emilie Søborg Agger" w:date="2020-07-22T14:28:00Z">
        <w:r>
          <w:t xml:space="preserve">and </w:t>
        </w:r>
      </w:ins>
      <w:ins w:id="1319" w:author="Sophie Emilie Søborg Agger" w:date="2020-08-24T15:48:00Z">
        <w:r w:rsidR="001E68A3">
          <w:t>3</w:t>
        </w:r>
      </w:ins>
      <w:ins w:id="1320" w:author="Sophie Emilie Søborg Agger" w:date="2020-07-22T14:28:00Z">
        <w:r>
          <w:t xml:space="preserve"> was found </w:t>
        </w:r>
      </w:ins>
      <w:ins w:id="1321" w:author="Sophie Emilie Søborg Agger" w:date="2020-07-22T14:23:00Z">
        <w:r>
          <w:t>to be deleterious</w:t>
        </w:r>
      </w:ins>
      <w:ins w:id="1322" w:author="Sophie Emilie Søborg Agger" w:date="2020-07-22T14:24:00Z">
        <w:r>
          <w:t>. H</w:t>
        </w:r>
      </w:ins>
      <w:ins w:id="1323" w:author="Sophie Emilie Søborg Agger" w:date="2020-07-22T14:23:00Z">
        <w:r>
          <w:t>owever</w:t>
        </w:r>
      </w:ins>
      <w:ins w:id="1324" w:author="Sophie Emilie Søborg Agger" w:date="2020-07-22T14:24:00Z">
        <w:r>
          <w:t>,</w:t>
        </w:r>
      </w:ins>
      <w:ins w:id="1325" w:author="Sophie Emilie Søborg Agger" w:date="2020-07-22T14:23:00Z">
        <w:r>
          <w:t xml:space="preserve"> </w:t>
        </w:r>
      </w:ins>
      <w:ins w:id="1326" w:author="Sophie Emilie Søborg Agger" w:date="2020-07-22T14:24:00Z">
        <w:r>
          <w:t xml:space="preserve">only </w:t>
        </w:r>
      </w:ins>
      <w:ins w:id="1327" w:author="Sophie Emilie Søborg Agger" w:date="2020-07-22T14:31:00Z">
        <w:r>
          <w:t>1</w:t>
        </w:r>
      </w:ins>
      <w:ins w:id="1328" w:author="Sophie Emilie Søborg Agger" w:date="2020-07-22T14:24:00Z">
        <w:r>
          <w:t xml:space="preserve"> of these was commonly found in the Flat-coated Retrieve</w:t>
        </w:r>
      </w:ins>
      <w:ins w:id="1329" w:author="Sophie Emilie Søborg Agger" w:date="2020-07-22T14:27:00Z">
        <w:r>
          <w:t>r</w:t>
        </w:r>
      </w:ins>
      <w:ins w:id="1330" w:author="Sophie Emilie Søborg Agger" w:date="2020-09-14T16:13:00Z">
        <w:r w:rsidR="00DE4AEA">
          <w:t>. T</w:t>
        </w:r>
      </w:ins>
      <w:ins w:id="1331" w:author="Sophie Emilie Søborg Agger" w:date="2020-07-22T14:27:00Z">
        <w:r>
          <w:t>his mutation was found in the FLT gene and was found to have a moderate impact</w:t>
        </w:r>
      </w:ins>
      <w:ins w:id="1332" w:author="Sophie Emilie Søborg Agger" w:date="2020-08-24T15:34:00Z">
        <w:r w:rsidR="001E68A3">
          <w:t xml:space="preserve"> (MAF</w:t>
        </w:r>
        <w:r w:rsidR="001E68A3">
          <w:rPr>
            <w:vertAlign w:val="subscript"/>
          </w:rPr>
          <w:t>FCR</w:t>
        </w:r>
        <w:r w:rsidR="001E68A3">
          <w:t>=0.74, MAF</w:t>
        </w:r>
        <w:r w:rsidR="001E68A3">
          <w:rPr>
            <w:vertAlign w:val="subscript"/>
          </w:rPr>
          <w:t>control</w:t>
        </w:r>
        <w:r w:rsidR="001E68A3">
          <w:t>=0.28).</w:t>
        </w:r>
      </w:ins>
    </w:p>
    <w:p w14:paraId="21A96551" w14:textId="77777777" w:rsidR="00313808" w:rsidRPr="00362AD0" w:rsidRDefault="00313808">
      <w:pPr>
        <w:rPr>
          <w:ins w:id="1333" w:author="Sophie Emilie Søborg Agger" w:date="2020-07-22T14:18:00Z"/>
        </w:rPr>
        <w:pPrChange w:id="1334" w:author="Sophie Emilie Søborg Agger" w:date="2020-07-22T14:20:00Z">
          <w:pPr>
            <w:pStyle w:val="Heading4"/>
          </w:pPr>
        </w:pPrChange>
      </w:pPr>
    </w:p>
    <w:p w14:paraId="42319CBB" w14:textId="2BC17CD1" w:rsidR="00BE6E29" w:rsidRDefault="00BE6E29" w:rsidP="00BE6E29">
      <w:pPr>
        <w:pStyle w:val="Heading4"/>
        <w:rPr>
          <w:ins w:id="1335" w:author="Sophie Emilie Søborg Agger" w:date="2020-09-21T11:17:00Z"/>
        </w:rPr>
      </w:pPr>
      <w:ins w:id="1336" w:author="Sophie Emilie Søborg Agger" w:date="2020-07-22T14:18:00Z">
        <w:r>
          <w:t>Histiocytic disease</w:t>
        </w:r>
      </w:ins>
    </w:p>
    <w:p w14:paraId="38DE233C" w14:textId="38B88061" w:rsidR="001378C8" w:rsidRPr="001378C8" w:rsidRDefault="001378C8" w:rsidP="001378C8">
      <w:pPr>
        <w:rPr>
          <w:ins w:id="1337" w:author="Sophie Emilie Søborg Agger" w:date="2020-07-22T14:30:00Z"/>
        </w:rPr>
        <w:pPrChange w:id="1338" w:author="Sophie Emilie Søborg Agger" w:date="2020-09-21T11:17:00Z">
          <w:pPr>
            <w:pStyle w:val="Heading4"/>
          </w:pPr>
        </w:pPrChange>
      </w:pPr>
      <w:ins w:id="1339" w:author="Sophie Emilie Søborg Agger" w:date="2020-09-21T11:17:00Z">
        <w:r>
          <w:t>1</w:t>
        </w:r>
      </w:ins>
      <w:ins w:id="1340" w:author="Sophie Emilie Søborg Agger" w:date="2020-09-21T11:45:00Z">
        <w:r w:rsidR="00A0537C">
          <w:t>5</w:t>
        </w:r>
      </w:ins>
      <w:ins w:id="1341" w:author="Sophie Emilie Søborg Agger" w:date="2020-09-21T11:17:00Z">
        <w:r>
          <w:t xml:space="preserve"> missense mutations</w:t>
        </w:r>
      </w:ins>
      <w:ins w:id="1342" w:author="Sophie Emilie Søborg Agger" w:date="2020-09-21T11:18:00Z">
        <w:r>
          <w:t xml:space="preserve"> were </w:t>
        </w:r>
        <w:r w:rsidR="00F41B3E">
          <w:t>found, 1 was found to be deleterious, however, it had a low MAF in both FCR and controls (MAF</w:t>
        </w:r>
        <w:r w:rsidR="00F41B3E">
          <w:rPr>
            <w:vertAlign w:val="subscript"/>
          </w:rPr>
          <w:t>FCR</w:t>
        </w:r>
        <w:r w:rsidR="00F41B3E">
          <w:t>=0.</w:t>
        </w:r>
      </w:ins>
      <w:ins w:id="1343" w:author="Sophie Emilie Søborg Agger" w:date="2020-09-21T11:19:00Z">
        <w:r w:rsidR="00F41B3E">
          <w:t>05</w:t>
        </w:r>
      </w:ins>
      <w:ins w:id="1344" w:author="Sophie Emilie Søborg Agger" w:date="2020-09-21T11:18:00Z">
        <w:r w:rsidR="00F41B3E">
          <w:t>, MAF</w:t>
        </w:r>
        <w:r w:rsidR="00F41B3E">
          <w:rPr>
            <w:vertAlign w:val="subscript"/>
          </w:rPr>
          <w:t>control</w:t>
        </w:r>
        <w:r w:rsidR="00F41B3E">
          <w:t>=0.</w:t>
        </w:r>
      </w:ins>
      <w:ins w:id="1345" w:author="Sophie Emilie Søborg Agger" w:date="2020-09-21T11:19:00Z">
        <w:r w:rsidR="00F41B3E">
          <w:t>16</w:t>
        </w:r>
      </w:ins>
      <w:ins w:id="1346" w:author="Sophie Emilie Søborg Agger" w:date="2020-09-21T11:18:00Z">
        <w:r w:rsidR="00F41B3E">
          <w:t>).</w:t>
        </w:r>
      </w:ins>
      <w:ins w:id="1347" w:author="Sophie Emilie Søborg Agger" w:date="2020-09-21T11:20:00Z">
        <w:r w:rsidR="00F41B3E">
          <w:t xml:space="preserve"> </w:t>
        </w:r>
      </w:ins>
      <w:ins w:id="1348" w:author="Sophie Emilie Søborg Agger" w:date="2020-09-21T11:21:00Z">
        <w:r w:rsidR="00F41B3E">
          <w:t>1 mutation</w:t>
        </w:r>
      </w:ins>
      <w:ins w:id="1349" w:author="Sophie Emilie Søborg Agger" w:date="2020-09-21T11:22:00Z">
        <w:r w:rsidR="00F41B3E">
          <w:t xml:space="preserve"> </w:t>
        </w:r>
      </w:ins>
      <w:ins w:id="1350" w:author="Sophie Emilie Søborg Agger" w:date="2020-09-21T11:23:00Z">
        <w:r w:rsidR="00F41B3E">
          <w:t xml:space="preserve">in the Spi-C gene </w:t>
        </w:r>
      </w:ins>
      <w:ins w:id="1351" w:author="Sophie Emilie Søborg Agger" w:date="2020-09-21T11:22:00Z">
        <w:r w:rsidR="00F41B3E">
          <w:t>was found to be homozygous in all FCR, but was also commonly present in the control group (MAF</w:t>
        </w:r>
        <w:r w:rsidR="00F41B3E">
          <w:rPr>
            <w:vertAlign w:val="subscript"/>
          </w:rPr>
          <w:t>FCR</w:t>
        </w:r>
        <w:r w:rsidR="00F41B3E">
          <w:t>=1, MAF</w:t>
        </w:r>
        <w:r w:rsidR="00F41B3E">
          <w:rPr>
            <w:vertAlign w:val="subscript"/>
          </w:rPr>
          <w:t>control</w:t>
        </w:r>
        <w:r w:rsidR="00F41B3E">
          <w:t>=</w:t>
        </w:r>
      </w:ins>
      <w:ins w:id="1352" w:author="Sophie Emilie Søborg Agger" w:date="2020-09-21T11:23:00Z">
        <w:r w:rsidR="00F41B3E" w:rsidRPr="00F41B3E">
          <w:t>0.8</w:t>
        </w:r>
        <w:r w:rsidR="00F41B3E">
          <w:t>2</w:t>
        </w:r>
      </w:ins>
      <w:ins w:id="1353" w:author="Sophie Emilie Søborg Agger" w:date="2020-09-21T11:22:00Z">
        <w:r w:rsidR="00F41B3E">
          <w:t>).</w:t>
        </w:r>
      </w:ins>
      <w:ins w:id="1354" w:author="Sophie Emilie Søborg Agger" w:date="2020-09-21T11:23:00Z">
        <w:r w:rsidR="00F41B3E">
          <w:t xml:space="preserve"> </w:t>
        </w:r>
      </w:ins>
    </w:p>
    <w:p w14:paraId="0CF74381" w14:textId="77777777" w:rsidR="0093530C" w:rsidRPr="00362AD0" w:rsidRDefault="0093530C">
      <w:pPr>
        <w:rPr>
          <w:ins w:id="1355" w:author="Sophie Emilie Søborg Agger" w:date="2020-07-22T14:18:00Z"/>
        </w:rPr>
        <w:pPrChange w:id="1356" w:author="Sophie Emilie Søborg Agger" w:date="2020-07-22T14:30:00Z">
          <w:pPr>
            <w:pStyle w:val="Heading4"/>
          </w:pPr>
        </w:pPrChange>
      </w:pPr>
    </w:p>
    <w:p w14:paraId="4217D58F" w14:textId="04E56A0F" w:rsidR="00BE6E29" w:rsidRDefault="00BE6E29" w:rsidP="00BE6E29">
      <w:pPr>
        <w:pStyle w:val="Heading4"/>
        <w:rPr>
          <w:ins w:id="1357" w:author="Sophie Emilie Søborg Agger" w:date="2020-08-24T15:05:00Z"/>
        </w:rPr>
      </w:pPr>
      <w:commentRangeStart w:id="1358"/>
      <w:ins w:id="1359" w:author="Sophie Emilie Søborg Agger" w:date="2020-07-22T14:18:00Z">
        <w:r>
          <w:lastRenderedPageBreak/>
          <w:t>20 most germline mutated genes in cancer</w:t>
        </w:r>
      </w:ins>
      <w:commentRangeEnd w:id="1358"/>
      <w:ins w:id="1360" w:author="Sophie Emilie Søborg Agger" w:date="2020-07-22T14:19:00Z">
        <w:r>
          <w:rPr>
            <w:rStyle w:val="CommentReference"/>
            <w:rFonts w:asciiTheme="minorHAnsi" w:eastAsiaTheme="minorHAnsi" w:hAnsiTheme="minorHAnsi" w:cstheme="minorBidi"/>
            <w:i w:val="0"/>
            <w:iCs w:val="0"/>
            <w:color w:val="auto"/>
          </w:rPr>
          <w:commentReference w:id="1358"/>
        </w:r>
      </w:ins>
    </w:p>
    <w:p w14:paraId="70226BC8" w14:textId="6602F104" w:rsidR="0093530C" w:rsidRPr="007505B4" w:rsidRDefault="00B41EA1">
      <w:pPr>
        <w:rPr>
          <w:ins w:id="1361" w:author="Sophie Emilie Søborg Agger" w:date="2020-07-22T14:18:00Z"/>
          <w:b/>
          <w:rPrChange w:id="1362" w:author="Sophie Emilie Søborg Agger" w:date="2020-09-14T15:49:00Z">
            <w:rPr>
              <w:ins w:id="1363" w:author="Sophie Emilie Søborg Agger" w:date="2020-07-22T14:18:00Z"/>
            </w:rPr>
          </w:rPrChange>
        </w:rPr>
        <w:pPrChange w:id="1364" w:author="Sophie Emilie Søborg Agger" w:date="2020-08-24T15:05:00Z">
          <w:pPr>
            <w:pStyle w:val="Heading4"/>
          </w:pPr>
        </w:pPrChange>
      </w:pPr>
      <w:ins w:id="1365" w:author="Sophie Emilie Søborg Agger" w:date="2020-09-14T15:41:00Z">
        <w:r>
          <w:t>2</w:t>
        </w:r>
      </w:ins>
      <w:ins w:id="1366" w:author="Sophie Emilie Søborg Agger" w:date="2020-09-21T11:52:00Z">
        <w:r w:rsidR="00A0537C">
          <w:t>3</w:t>
        </w:r>
      </w:ins>
      <w:ins w:id="1367" w:author="Sophie Emilie Søborg Agger" w:date="2020-09-14T15:41:00Z">
        <w:r>
          <w:t xml:space="preserve"> missense mutations were found and of </w:t>
        </w:r>
      </w:ins>
      <w:ins w:id="1368" w:author="Sophie Emilie Søborg Agger" w:date="2020-09-14T15:42:00Z">
        <w:r>
          <w:t xml:space="preserve">these, </w:t>
        </w:r>
      </w:ins>
      <w:ins w:id="1369" w:author="Sophie Emilie Søborg Agger" w:date="2020-09-21T11:53:00Z">
        <w:r w:rsidR="00294933">
          <w:t>1</w:t>
        </w:r>
      </w:ins>
      <w:ins w:id="1370" w:author="Sophie Emilie Søborg Agger" w:date="2020-09-14T15:42:00Z">
        <w:r>
          <w:t xml:space="preserve"> </w:t>
        </w:r>
      </w:ins>
      <w:ins w:id="1371" w:author="Sophie Emilie Søborg Agger" w:date="2020-09-21T11:53:00Z">
        <w:r w:rsidR="00294933">
          <w:t xml:space="preserve">deleterious </w:t>
        </w:r>
      </w:ins>
      <w:ins w:id="1372" w:author="Sophie Emilie Søborg Agger" w:date="2020-09-14T15:42:00Z">
        <w:r>
          <w:t>mutation</w:t>
        </w:r>
      </w:ins>
      <w:ins w:id="1373" w:author="Sophie Emilie Søborg Agger" w:date="2020-09-21T11:53:00Z">
        <w:r w:rsidR="00294933">
          <w:t xml:space="preserve"> was found</w:t>
        </w:r>
      </w:ins>
      <w:ins w:id="1374" w:author="Sophie Emilie Søborg Agger" w:date="2020-09-14T15:42:00Z">
        <w:r>
          <w:t xml:space="preserve"> in ATR </w:t>
        </w:r>
      </w:ins>
      <w:ins w:id="1375" w:author="Sophie Emilie Søborg Agger" w:date="2020-09-21T11:53:00Z">
        <w:r w:rsidR="00294933">
          <w:t>that was</w:t>
        </w:r>
      </w:ins>
      <w:ins w:id="1376" w:author="Sophie Emilie Søborg Agger" w:date="2020-09-14T15:43:00Z">
        <w:r>
          <w:t xml:space="preserve"> commonly present in the </w:t>
        </w:r>
      </w:ins>
      <w:ins w:id="1377" w:author="Sophie Emilie Søborg Agger" w:date="2020-09-21T11:19:00Z">
        <w:r w:rsidR="00F41B3E">
          <w:t>FCR</w:t>
        </w:r>
      </w:ins>
      <w:ins w:id="1378" w:author="Sophie Emilie Søborg Agger" w:date="2020-09-14T15:43:00Z">
        <w:r>
          <w:t xml:space="preserve"> and less so in the control group (MAF</w:t>
        </w:r>
        <w:r>
          <w:rPr>
            <w:vertAlign w:val="subscript"/>
          </w:rPr>
          <w:t>FCR</w:t>
        </w:r>
        <w:r>
          <w:t>=0.92, MAF</w:t>
        </w:r>
        <w:r>
          <w:rPr>
            <w:vertAlign w:val="subscript"/>
          </w:rPr>
          <w:t>control</w:t>
        </w:r>
        <w:r>
          <w:t>=0.28).</w:t>
        </w:r>
      </w:ins>
      <w:ins w:id="1379" w:author="Sophie Emilie Søborg Agger" w:date="2020-09-14T15:47:00Z">
        <w:r w:rsidR="007505B4">
          <w:t xml:space="preserve"> When looking at the missense mutations that are not deleterious, </w:t>
        </w:r>
      </w:ins>
      <w:ins w:id="1380" w:author="Sophie Emilie Søborg Agger" w:date="2020-09-14T15:48:00Z">
        <w:r w:rsidR="007505B4">
          <w:t>3 mutations are present in the BR</w:t>
        </w:r>
      </w:ins>
      <w:ins w:id="1381" w:author="Sophie Emilie Søborg Agger" w:date="2020-09-14T15:49:00Z">
        <w:r w:rsidR="007505B4">
          <w:t>CA2 gene at a higher frequency, than in the control group (MAF</w:t>
        </w:r>
        <w:r w:rsidR="007505B4">
          <w:rPr>
            <w:vertAlign w:val="subscript"/>
          </w:rPr>
          <w:t>FCR</w:t>
        </w:r>
        <w:r w:rsidR="007505B4">
          <w:t>=0.82</w:t>
        </w:r>
      </w:ins>
      <w:ins w:id="1382" w:author="Sophie Emilie Søborg Agger" w:date="2020-09-14T15:50:00Z">
        <w:r w:rsidR="007505B4">
          <w:t>|0.</w:t>
        </w:r>
      </w:ins>
      <w:ins w:id="1383" w:author="Sophie Emilie Søborg Agger" w:date="2020-09-14T15:51:00Z">
        <w:r w:rsidR="007505B4">
          <w:t>82|</w:t>
        </w:r>
      </w:ins>
      <w:ins w:id="1384" w:author="Sophie Emilie Søborg Agger" w:date="2020-09-14T15:50:00Z">
        <w:r w:rsidR="007505B4">
          <w:t>0.71</w:t>
        </w:r>
      </w:ins>
      <w:ins w:id="1385" w:author="Sophie Emilie Søborg Agger" w:date="2020-09-14T15:49:00Z">
        <w:r w:rsidR="007505B4">
          <w:t>, MAF</w:t>
        </w:r>
        <w:r w:rsidR="007505B4">
          <w:rPr>
            <w:vertAlign w:val="subscript"/>
          </w:rPr>
          <w:t>control</w:t>
        </w:r>
        <w:r w:rsidR="007505B4">
          <w:t>=0.</w:t>
        </w:r>
      </w:ins>
      <w:ins w:id="1386" w:author="Sophie Emilie Søborg Agger" w:date="2020-09-14T15:50:00Z">
        <w:r w:rsidR="007505B4">
          <w:t>34</w:t>
        </w:r>
      </w:ins>
      <w:ins w:id="1387" w:author="Sophie Emilie Søborg Agger" w:date="2020-09-14T15:51:00Z">
        <w:r w:rsidR="007505B4">
          <w:t>|</w:t>
        </w:r>
      </w:ins>
      <w:ins w:id="1388" w:author="Sophie Emilie Søborg Agger" w:date="2020-09-14T15:50:00Z">
        <w:r w:rsidR="007505B4">
          <w:t>0.35</w:t>
        </w:r>
      </w:ins>
      <w:ins w:id="1389" w:author="Sophie Emilie Søborg Agger" w:date="2020-09-14T15:51:00Z">
        <w:r w:rsidR="007505B4">
          <w:t>|0.27</w:t>
        </w:r>
      </w:ins>
      <w:ins w:id="1390" w:author="Sophie Emilie Søborg Agger" w:date="2020-09-14T15:49:00Z">
        <w:r w:rsidR="007505B4">
          <w:t>)</w:t>
        </w:r>
      </w:ins>
      <w:ins w:id="1391" w:author="Sophie Emilie Søborg Agger" w:date="2020-09-21T11:54:00Z">
        <w:r w:rsidR="00294933">
          <w:t>, these are likely in linkage disequilibrium with each other</w:t>
        </w:r>
      </w:ins>
      <w:ins w:id="1392" w:author="Sophie Emilie Søborg Agger" w:date="2020-09-14T15:51:00Z">
        <w:r w:rsidR="007505B4">
          <w:t xml:space="preserve">. </w:t>
        </w:r>
      </w:ins>
      <w:ins w:id="1393" w:author="Sophie Emilie Søborg Agger" w:date="2020-09-21T11:55:00Z">
        <w:r w:rsidR="00294933">
          <w:t>1</w:t>
        </w:r>
      </w:ins>
      <w:ins w:id="1394" w:author="Sophie Emilie Søborg Agger" w:date="2020-09-14T15:51:00Z">
        <w:r w:rsidR="007505B4">
          <w:t xml:space="preserve"> mutation in the PO</w:t>
        </w:r>
      </w:ins>
      <w:ins w:id="1395" w:author="Sophie Emilie Søborg Agger" w:date="2020-09-14T15:52:00Z">
        <w:r w:rsidR="007505B4">
          <w:t xml:space="preserve">LE gene </w:t>
        </w:r>
      </w:ins>
      <w:ins w:id="1396" w:author="Sophie Emilie Søborg Agger" w:date="2020-09-21T11:55:00Z">
        <w:r w:rsidR="00294933">
          <w:t xml:space="preserve">and 1 mutation in the FAT1 gene </w:t>
        </w:r>
      </w:ins>
      <w:ins w:id="1397" w:author="Sophie Emilie Søborg Agger" w:date="2020-09-14T15:52:00Z">
        <w:r w:rsidR="007505B4">
          <w:t xml:space="preserve">is present homozygously in all </w:t>
        </w:r>
      </w:ins>
      <w:ins w:id="1398" w:author="Sophie Emilie Søborg Agger" w:date="2020-09-21T11:19:00Z">
        <w:r w:rsidR="00F41B3E">
          <w:t>FCRs</w:t>
        </w:r>
      </w:ins>
      <w:ins w:id="1399" w:author="Sophie Emilie Søborg Agger" w:date="2020-09-14T15:52:00Z">
        <w:r w:rsidR="007505B4">
          <w:t>, however, it was also commonly present in the control group (MAF</w:t>
        </w:r>
        <w:r w:rsidR="007505B4">
          <w:rPr>
            <w:vertAlign w:val="subscript"/>
          </w:rPr>
          <w:t>FCR</w:t>
        </w:r>
        <w:r w:rsidR="007505B4">
          <w:t>=1, MAF</w:t>
        </w:r>
        <w:r w:rsidR="007505B4">
          <w:rPr>
            <w:vertAlign w:val="subscript"/>
          </w:rPr>
          <w:t>control</w:t>
        </w:r>
        <w:r w:rsidR="007505B4">
          <w:t>=</w:t>
        </w:r>
        <w:r w:rsidR="007505B4" w:rsidRPr="007505B4">
          <w:t xml:space="preserve"> 0.8</w:t>
        </w:r>
        <w:r w:rsidR="007505B4">
          <w:t>8</w:t>
        </w:r>
      </w:ins>
      <w:ins w:id="1400" w:author="Sophie Emilie Søborg Agger" w:date="2020-09-21T11:56:00Z">
        <w:r w:rsidR="00294933">
          <w:t xml:space="preserve"> | 0.82</w:t>
        </w:r>
      </w:ins>
      <w:ins w:id="1401" w:author="Sophie Emilie Søborg Agger" w:date="2020-09-14T15:52:00Z">
        <w:r w:rsidR="007505B4">
          <w:t>)</w:t>
        </w:r>
      </w:ins>
      <w:ins w:id="1402" w:author="Sophie Emilie Søborg Agger" w:date="2020-09-14T15:57:00Z">
        <w:r w:rsidR="007505B4">
          <w:t>.</w:t>
        </w:r>
      </w:ins>
    </w:p>
    <w:p w14:paraId="26791283" w14:textId="77777777" w:rsidR="007505B4" w:rsidRDefault="007505B4" w:rsidP="00BE6E29">
      <w:pPr>
        <w:pStyle w:val="Heading4"/>
        <w:rPr>
          <w:ins w:id="1403" w:author="Sophie Emilie Søborg Agger" w:date="2020-09-14T15:53:00Z"/>
        </w:rPr>
      </w:pPr>
    </w:p>
    <w:p w14:paraId="47FCA322" w14:textId="7F923145" w:rsidR="00BE6E29" w:rsidRDefault="00BE6E29" w:rsidP="00BE6E29">
      <w:pPr>
        <w:pStyle w:val="Heading4"/>
        <w:rPr>
          <w:ins w:id="1404" w:author="Sophie Emilie Søborg Agger" w:date="2020-08-24T15:43:00Z"/>
        </w:rPr>
      </w:pPr>
      <w:ins w:id="1405" w:author="Sophie Emilie Søborg Agger" w:date="2020-07-22T14:18:00Z">
        <w:r>
          <w:t>Renal Dysplasia</w:t>
        </w:r>
      </w:ins>
    </w:p>
    <w:p w14:paraId="1697E0DC" w14:textId="390E967C" w:rsidR="001E68A3" w:rsidRDefault="007505B4">
      <w:pPr>
        <w:rPr>
          <w:ins w:id="1406" w:author="Sophie Emilie Søborg Agger" w:date="2020-09-14T15:57:00Z"/>
        </w:rPr>
      </w:pPr>
      <w:ins w:id="1407" w:author="Sophie Emilie Søborg Agger" w:date="2020-09-14T15:53:00Z">
        <w:r>
          <w:t>1</w:t>
        </w:r>
      </w:ins>
      <w:ins w:id="1408" w:author="Sophie Emilie Søborg Agger" w:date="2020-09-21T11:59:00Z">
        <w:r w:rsidR="00294933">
          <w:t>6</w:t>
        </w:r>
      </w:ins>
      <w:ins w:id="1409" w:author="Sophie Emilie Søborg Agger" w:date="2020-09-14T15:53:00Z">
        <w:r>
          <w:t xml:space="preserve"> deleterious missense mutations were found in</w:t>
        </w:r>
      </w:ins>
      <w:ins w:id="1410" w:author="Sophie Emilie Søborg Agger" w:date="2020-09-14T15:54:00Z">
        <w:r>
          <w:t xml:space="preserve"> these genes, however, most of these had similar M</w:t>
        </w:r>
      </w:ins>
      <w:ins w:id="1411" w:author="Sophie Emilie Søborg Agger" w:date="2020-09-14T15:55:00Z">
        <w:r>
          <w:t>A</w:t>
        </w:r>
      </w:ins>
      <w:ins w:id="1412" w:author="Sophie Emilie Søborg Agger" w:date="2020-09-14T15:54:00Z">
        <w:r>
          <w:t xml:space="preserve">F in both cases and controls. </w:t>
        </w:r>
      </w:ins>
      <w:ins w:id="1413" w:author="Sophie Emilie Søborg Agger" w:date="2020-09-21T12:04:00Z">
        <w:r w:rsidR="00294933">
          <w:t>2</w:t>
        </w:r>
      </w:ins>
      <w:ins w:id="1414" w:author="Sophie Emilie Søborg Agger" w:date="2020-09-14T15:55:00Z">
        <w:r>
          <w:t xml:space="preserve"> </w:t>
        </w:r>
      </w:ins>
      <w:ins w:id="1415" w:author="Sophie Emilie Søborg Agger" w:date="2020-09-21T12:03:00Z">
        <w:r w:rsidR="00294933">
          <w:t>d</w:t>
        </w:r>
      </w:ins>
      <w:ins w:id="1416" w:author="Sophie Emilie Søborg Agger" w:date="2020-09-21T12:04:00Z">
        <w:r w:rsidR="00294933">
          <w:t xml:space="preserve">eleterious </w:t>
        </w:r>
      </w:ins>
      <w:ins w:id="1417" w:author="Sophie Emilie Søborg Agger" w:date="2020-09-14T15:55:00Z">
        <w:r>
          <w:t>mutation</w:t>
        </w:r>
      </w:ins>
      <w:ins w:id="1418" w:author="Sophie Emilie Søborg Agger" w:date="2020-09-21T12:04:00Z">
        <w:r w:rsidR="00294933">
          <w:t>s</w:t>
        </w:r>
      </w:ins>
      <w:ins w:id="1419" w:author="Sophie Emilie Søborg Agger" w:date="2020-09-14T15:55:00Z">
        <w:r>
          <w:t xml:space="preserve"> was found</w:t>
        </w:r>
      </w:ins>
      <w:ins w:id="1420" w:author="Sophie Emilie Søborg Agger" w:date="2020-09-21T12:04:00Z">
        <w:r w:rsidR="00294933">
          <w:t>, 1</w:t>
        </w:r>
      </w:ins>
      <w:ins w:id="1421" w:author="Sophie Emilie Søborg Agger" w:date="2020-09-14T15:55:00Z">
        <w:r>
          <w:t xml:space="preserve"> in SALL4 (MAF</w:t>
        </w:r>
        <w:r>
          <w:rPr>
            <w:vertAlign w:val="subscript"/>
          </w:rPr>
          <w:t>FCR</w:t>
        </w:r>
        <w:r>
          <w:t>=0.47, MAF</w:t>
        </w:r>
        <w:r>
          <w:rPr>
            <w:vertAlign w:val="subscript"/>
          </w:rPr>
          <w:t>control</w:t>
        </w:r>
        <w:r>
          <w:t>=</w:t>
        </w:r>
        <w:r w:rsidRPr="007505B4">
          <w:t xml:space="preserve"> 0.</w:t>
        </w:r>
        <w:r>
          <w:t>0</w:t>
        </w:r>
      </w:ins>
      <w:ins w:id="1422" w:author="Sophie Emilie Søborg Agger" w:date="2020-09-14T15:56:00Z">
        <w:r>
          <w:t>07</w:t>
        </w:r>
      </w:ins>
      <w:ins w:id="1423" w:author="Sophie Emilie Søborg Agger" w:date="2020-09-14T15:55:00Z">
        <w:r>
          <w:t>)</w:t>
        </w:r>
      </w:ins>
      <w:ins w:id="1424" w:author="Sophie Emilie Søborg Agger" w:date="2020-09-14T15:57:00Z">
        <w:r>
          <w:t>, the other was in the gene FREM2 (MAF</w:t>
        </w:r>
        <w:r>
          <w:rPr>
            <w:vertAlign w:val="subscript"/>
          </w:rPr>
          <w:t>FCR</w:t>
        </w:r>
        <w:r>
          <w:t>=0.</w:t>
        </w:r>
        <w:r w:rsidR="00C634C6">
          <w:t>82</w:t>
        </w:r>
        <w:r>
          <w:t>, MAF</w:t>
        </w:r>
        <w:r>
          <w:rPr>
            <w:vertAlign w:val="subscript"/>
          </w:rPr>
          <w:t>control</w:t>
        </w:r>
        <w:r>
          <w:t>=</w:t>
        </w:r>
        <w:r w:rsidRPr="007505B4">
          <w:t xml:space="preserve"> 0.</w:t>
        </w:r>
        <w:r w:rsidR="00C634C6">
          <w:t>30</w:t>
        </w:r>
        <w:r>
          <w:t>).</w:t>
        </w:r>
      </w:ins>
      <w:ins w:id="1425" w:author="Sophie Emilie Søborg Agger" w:date="2020-09-14T16:04:00Z">
        <w:r w:rsidR="00C634C6">
          <w:t xml:space="preserve"> In total, 4</w:t>
        </w:r>
      </w:ins>
      <w:ins w:id="1426" w:author="Sophie Emilie Søborg Agger" w:date="2020-09-21T12:00:00Z">
        <w:r w:rsidR="00294933">
          <w:t>1</w:t>
        </w:r>
      </w:ins>
      <w:ins w:id="1427" w:author="Sophie Emilie Søborg Agger" w:date="2020-09-14T16:04:00Z">
        <w:r w:rsidR="00C634C6">
          <w:t xml:space="preserve"> missense mutations w</w:t>
        </w:r>
      </w:ins>
      <w:ins w:id="1428" w:author="Sophie Emilie Søborg Agger" w:date="2020-09-14T16:05:00Z">
        <w:r w:rsidR="00C634C6">
          <w:t>ere</w:t>
        </w:r>
      </w:ins>
      <w:ins w:id="1429" w:author="Sophie Emilie Søborg Agger" w:date="2020-09-14T16:04:00Z">
        <w:r w:rsidR="00C634C6">
          <w:t xml:space="preserve"> found in these genes</w:t>
        </w:r>
      </w:ins>
      <w:ins w:id="1430" w:author="Sophie Emilie Søborg Agger" w:date="2020-09-14T16:05:00Z">
        <w:r w:rsidR="00C634C6">
          <w:t xml:space="preserve">, one found in DHCR7 had a high MAF in </w:t>
        </w:r>
      </w:ins>
      <w:ins w:id="1431" w:author="Sophie Emilie Søborg Agger" w:date="2020-09-21T11:19:00Z">
        <w:r w:rsidR="00F41B3E">
          <w:t>the FCRs</w:t>
        </w:r>
      </w:ins>
      <w:ins w:id="1432" w:author="Sophie Emilie Søborg Agger" w:date="2020-09-14T16:05:00Z">
        <w:r w:rsidR="00C634C6">
          <w:t xml:space="preserve">, but not in the control </w:t>
        </w:r>
      </w:ins>
      <w:ins w:id="1433" w:author="Sophie Emilie Søborg Agger" w:date="2020-09-14T16:06:00Z">
        <w:r w:rsidR="00C634C6">
          <w:t>(MAF</w:t>
        </w:r>
        <w:r w:rsidR="00C634C6">
          <w:rPr>
            <w:vertAlign w:val="subscript"/>
          </w:rPr>
          <w:t>FCR</w:t>
        </w:r>
        <w:r w:rsidR="00C634C6">
          <w:t>=0.74, MAF</w:t>
        </w:r>
        <w:r w:rsidR="00C634C6">
          <w:rPr>
            <w:vertAlign w:val="subscript"/>
          </w:rPr>
          <w:t>control</w:t>
        </w:r>
        <w:r w:rsidR="00C634C6">
          <w:t>=</w:t>
        </w:r>
        <w:r w:rsidR="00C634C6" w:rsidRPr="007505B4">
          <w:t xml:space="preserve"> 0.</w:t>
        </w:r>
        <w:r w:rsidR="00C634C6">
          <w:t>14).</w:t>
        </w:r>
      </w:ins>
    </w:p>
    <w:p w14:paraId="7589F218" w14:textId="77777777" w:rsidR="00C634C6" w:rsidRPr="00C648F3" w:rsidRDefault="00C634C6">
      <w:pPr>
        <w:rPr>
          <w:ins w:id="1434" w:author="Sophie Emilie Søborg Agger" w:date="2020-07-22T14:18:00Z"/>
        </w:rPr>
        <w:pPrChange w:id="1435" w:author="Sophie Emilie Søborg Agger" w:date="2020-08-24T15:43:00Z">
          <w:pPr>
            <w:pStyle w:val="Heading4"/>
          </w:pPr>
        </w:pPrChange>
      </w:pPr>
    </w:p>
    <w:p w14:paraId="5A54BAAF" w14:textId="11026D0D" w:rsidR="00BE6E29" w:rsidRDefault="00BE6E29" w:rsidP="00BE6E29">
      <w:pPr>
        <w:pStyle w:val="Heading4"/>
        <w:rPr>
          <w:ins w:id="1436" w:author="Sophie Emilie Søborg Agger" w:date="2020-08-24T15:42:00Z"/>
        </w:rPr>
      </w:pPr>
      <w:ins w:id="1437" w:author="Sophie Emilie Søborg Agger" w:date="2020-07-22T14:18:00Z">
        <w:r>
          <w:t>Patella luxation</w:t>
        </w:r>
      </w:ins>
    </w:p>
    <w:p w14:paraId="251E4618" w14:textId="63044BA8" w:rsidR="001E68A3" w:rsidRDefault="00C634C6">
      <w:pPr>
        <w:rPr>
          <w:ins w:id="1438" w:author="Sophie Emilie Søborg Agger" w:date="2020-09-14T16:07:00Z"/>
        </w:rPr>
      </w:pPr>
      <w:ins w:id="1439" w:author="Sophie Emilie Søborg Agger" w:date="2020-09-14T16:07:00Z">
        <w:r>
          <w:t xml:space="preserve">No deleterious mutations </w:t>
        </w:r>
      </w:ins>
      <w:ins w:id="1440" w:author="Sophie Emilie Søborg Agger" w:date="2020-09-14T16:09:00Z">
        <w:r w:rsidR="00DE4AEA">
          <w:t>were</w:t>
        </w:r>
      </w:ins>
      <w:ins w:id="1441" w:author="Sophie Emilie Søborg Agger" w:date="2020-09-14T16:07:00Z">
        <w:r>
          <w:t xml:space="preserve"> found in this subset, </w:t>
        </w:r>
      </w:ins>
      <w:ins w:id="1442" w:author="Sophie Emilie Søborg Agger" w:date="2020-09-14T16:08:00Z">
        <w:r w:rsidR="00DE4AEA">
          <w:t xml:space="preserve">but 12 missense mutations were found. Only one, </w:t>
        </w:r>
      </w:ins>
      <w:ins w:id="1443" w:author="Sophie Emilie Søborg Agger" w:date="2020-09-14T16:10:00Z">
        <w:r w:rsidR="00DE4AEA">
          <w:t>in</w:t>
        </w:r>
      </w:ins>
      <w:ins w:id="1444" w:author="Sophie Emilie Søborg Agger" w:date="2020-09-14T16:11:00Z">
        <w:r w:rsidR="00DE4AEA">
          <w:t xml:space="preserve"> an uncharacterized gene, had a differing MAF between cases and controls (MAF</w:t>
        </w:r>
        <w:r w:rsidR="00DE4AEA">
          <w:rPr>
            <w:vertAlign w:val="subscript"/>
          </w:rPr>
          <w:t>FCR</w:t>
        </w:r>
        <w:r w:rsidR="00DE4AEA">
          <w:t>=0.61, MAF</w:t>
        </w:r>
        <w:r w:rsidR="00DE4AEA">
          <w:rPr>
            <w:vertAlign w:val="subscript"/>
          </w:rPr>
          <w:t>control</w:t>
        </w:r>
        <w:r w:rsidR="00DE4AEA">
          <w:t>=</w:t>
        </w:r>
        <w:r w:rsidR="00DE4AEA" w:rsidRPr="007505B4">
          <w:t xml:space="preserve"> 0.</w:t>
        </w:r>
        <w:r w:rsidR="00DE4AEA">
          <w:t>18).</w:t>
        </w:r>
      </w:ins>
    </w:p>
    <w:p w14:paraId="40A8CA1F" w14:textId="77777777" w:rsidR="00C634C6" w:rsidRPr="00C648F3" w:rsidRDefault="00C634C6">
      <w:pPr>
        <w:rPr>
          <w:ins w:id="1445" w:author="Sophie Emilie Søborg Agger" w:date="2020-07-22T14:18:00Z"/>
        </w:rPr>
        <w:pPrChange w:id="1446" w:author="Sophie Emilie Søborg Agger" w:date="2020-08-24T15:42:00Z">
          <w:pPr>
            <w:pStyle w:val="Heading4"/>
          </w:pPr>
        </w:pPrChange>
      </w:pPr>
    </w:p>
    <w:p w14:paraId="43AA2452" w14:textId="4CDF56BC" w:rsidR="00BE6E29" w:rsidRDefault="00BE6E29">
      <w:pPr>
        <w:pStyle w:val="Heading4"/>
        <w:rPr>
          <w:ins w:id="1447" w:author="Sophie Emilie Søborg Agger" w:date="2020-09-21T11:24:00Z"/>
        </w:rPr>
      </w:pPr>
      <w:commentRangeStart w:id="1448"/>
      <w:ins w:id="1449" w:author="Sophie Emilie Søborg Agger" w:date="2020-07-22T14:19:00Z">
        <w:r>
          <w:t>20 most somatic mutated genes in cancer</w:t>
        </w:r>
        <w:commentRangeEnd w:id="1448"/>
        <w:r>
          <w:rPr>
            <w:rStyle w:val="CommentReference"/>
            <w:rFonts w:asciiTheme="minorHAnsi" w:eastAsiaTheme="minorHAnsi" w:hAnsiTheme="minorHAnsi" w:cstheme="minorBidi"/>
            <w:i w:val="0"/>
            <w:iCs w:val="0"/>
            <w:color w:val="auto"/>
          </w:rPr>
          <w:commentReference w:id="1448"/>
        </w:r>
      </w:ins>
    </w:p>
    <w:p w14:paraId="2F0F55F8" w14:textId="57B0267D" w:rsidR="00F41B3E" w:rsidRPr="00F41B3E" w:rsidRDefault="00F41B3E" w:rsidP="00F41B3E">
      <w:pPr>
        <w:rPr>
          <w:ins w:id="1450" w:author="Sophie Emilie Søborg Agger" w:date="2020-07-22T14:17:00Z"/>
        </w:rPr>
      </w:pPr>
      <w:ins w:id="1451" w:author="Sophie Emilie Søborg Agger" w:date="2020-09-21T11:24:00Z">
        <w:r>
          <w:t xml:space="preserve">33 missense mutations </w:t>
        </w:r>
      </w:ins>
      <w:ins w:id="1452" w:author="Sophie Emilie Søborg Agger" w:date="2020-09-21T11:29:00Z">
        <w:r w:rsidR="00240E1B">
          <w:t>were</w:t>
        </w:r>
      </w:ins>
      <w:ins w:id="1453" w:author="Sophie Emilie Søborg Agger" w:date="2020-09-21T11:24:00Z">
        <w:r>
          <w:t xml:space="preserve"> found </w:t>
        </w:r>
      </w:ins>
      <w:ins w:id="1454" w:author="Sophie Emilie Søborg Agger" w:date="2020-09-21T11:25:00Z">
        <w:r>
          <w:t>and 10 of these were found to be deleterious</w:t>
        </w:r>
      </w:ins>
      <w:ins w:id="1455" w:author="Sophie Emilie Søborg Agger" w:date="2020-09-21T11:31:00Z">
        <w:r w:rsidR="00240E1B">
          <w:t xml:space="preserve">. </w:t>
        </w:r>
      </w:ins>
      <w:ins w:id="1456" w:author="Sophie Emilie Søborg Agger" w:date="2020-09-21T11:27:00Z">
        <w:r>
          <w:t xml:space="preserve">Most notably </w:t>
        </w:r>
      </w:ins>
      <w:ins w:id="1457" w:author="Sophie Emilie Søborg Agger" w:date="2020-09-21T11:31:00Z">
        <w:r w:rsidR="00240E1B">
          <w:t xml:space="preserve">2 missense </w:t>
        </w:r>
      </w:ins>
      <w:ins w:id="1458" w:author="Sophie Emilie Søborg Agger" w:date="2020-09-21T11:27:00Z">
        <w:r>
          <w:t>mutation</w:t>
        </w:r>
      </w:ins>
      <w:ins w:id="1459" w:author="Sophie Emilie Søborg Agger" w:date="2020-09-21T11:31:00Z">
        <w:r w:rsidR="00240E1B">
          <w:t>s</w:t>
        </w:r>
      </w:ins>
      <w:ins w:id="1460" w:author="Sophie Emilie Søborg Agger" w:date="2020-09-21T11:27:00Z">
        <w:r>
          <w:t xml:space="preserve"> in AKAP9</w:t>
        </w:r>
      </w:ins>
      <w:ins w:id="1461" w:author="Sophie Emilie Søborg Agger" w:date="2020-09-21T11:31:00Z">
        <w:r w:rsidR="00240E1B">
          <w:t xml:space="preserve"> had a high MAF in </w:t>
        </w:r>
      </w:ins>
      <w:ins w:id="1462" w:author="Sophie Emilie Søborg Agger" w:date="2020-09-21T12:03:00Z">
        <w:r w:rsidR="00294933">
          <w:t>t</w:t>
        </w:r>
      </w:ins>
      <w:ins w:id="1463" w:author="Sophie Emilie Søborg Agger" w:date="2020-09-21T11:31:00Z">
        <w:r w:rsidR="00240E1B">
          <w:t>he FCR</w:t>
        </w:r>
      </w:ins>
      <w:ins w:id="1464" w:author="Sophie Emilie Søborg Agger" w:date="2020-09-21T11:32:00Z">
        <w:r w:rsidR="00240E1B">
          <w:t xml:space="preserve"> and not in the control, 1 was tolerated while the other was not </w:t>
        </w:r>
      </w:ins>
      <w:ins w:id="1465" w:author="Sophie Emilie Søborg Agger" w:date="2020-09-21T11:27:00Z">
        <w:r>
          <w:t>(MAF</w:t>
        </w:r>
        <w:r>
          <w:rPr>
            <w:vertAlign w:val="subscript"/>
          </w:rPr>
          <w:t>FCR</w:t>
        </w:r>
        <w:r>
          <w:t>=0.84</w:t>
        </w:r>
      </w:ins>
      <w:ins w:id="1466" w:author="Sophie Emilie Søborg Agger" w:date="2020-09-21T11:32:00Z">
        <w:r w:rsidR="00240E1B">
          <w:t xml:space="preserve"> | 0.84</w:t>
        </w:r>
      </w:ins>
      <w:ins w:id="1467" w:author="Sophie Emilie Søborg Agger" w:date="2020-09-21T11:27:00Z">
        <w:r>
          <w:t>, MAF</w:t>
        </w:r>
        <w:r>
          <w:rPr>
            <w:vertAlign w:val="subscript"/>
          </w:rPr>
          <w:t>control</w:t>
        </w:r>
        <w:r>
          <w:t>=</w:t>
        </w:r>
        <w:r w:rsidRPr="007505B4">
          <w:t xml:space="preserve"> </w:t>
        </w:r>
      </w:ins>
      <w:ins w:id="1468" w:author="Sophie Emilie Søborg Agger" w:date="2020-09-21T11:28:00Z">
        <w:r>
          <w:t>0.05</w:t>
        </w:r>
      </w:ins>
      <w:ins w:id="1469" w:author="Sophie Emilie Søborg Agger" w:date="2020-09-21T11:32:00Z">
        <w:r w:rsidR="00240E1B">
          <w:t xml:space="preserve"> | 0</w:t>
        </w:r>
      </w:ins>
      <w:ins w:id="1470" w:author="Sophie Emilie Søborg Agger" w:date="2020-09-21T11:33:00Z">
        <w:r w:rsidR="00240E1B">
          <w:t>.10</w:t>
        </w:r>
      </w:ins>
      <w:ins w:id="1471" w:author="Sophie Emilie Søborg Agger" w:date="2020-09-21T11:29:00Z">
        <w:r w:rsidR="00240E1B">
          <w:t>)</w:t>
        </w:r>
      </w:ins>
      <w:ins w:id="1472" w:author="Sophie Emilie Søborg Agger" w:date="2020-09-21T11:33:00Z">
        <w:r w:rsidR="00240E1B">
          <w:t>, the fact that he 2 mutations has the exact same MAF and are close together (73</w:t>
        </w:r>
      </w:ins>
      <w:ins w:id="1473" w:author="Sophie Emilie Søborg Agger" w:date="2020-09-21T11:34:00Z">
        <w:r w:rsidR="00240E1B">
          <w:t xml:space="preserve"> bp) suggest that they are in linkage disequilibrium with each other</w:t>
        </w:r>
      </w:ins>
      <w:ins w:id="1474" w:author="Sophie Emilie Søborg Agger" w:date="2020-09-21T11:30:00Z">
        <w:r w:rsidR="00240E1B">
          <w:t xml:space="preserve">. </w:t>
        </w:r>
      </w:ins>
      <w:ins w:id="1475" w:author="Sophie Emilie Søborg Agger" w:date="2020-09-21T11:37:00Z">
        <w:r w:rsidR="00240E1B">
          <w:t>A</w:t>
        </w:r>
      </w:ins>
      <w:ins w:id="1476" w:author="Sophie Emilie Søborg Agger" w:date="2020-09-21T11:35:00Z">
        <w:r w:rsidR="00240E1B">
          <w:t xml:space="preserve"> group of mutations in the gene RNF213 was found to have the same</w:t>
        </w:r>
      </w:ins>
      <w:ins w:id="1477" w:author="Sophie Emilie Søborg Agger" w:date="2020-09-21T11:36:00Z">
        <w:r w:rsidR="00240E1B">
          <w:t xml:space="preserve"> high</w:t>
        </w:r>
      </w:ins>
      <w:ins w:id="1478" w:author="Sophie Emilie Søborg Agger" w:date="2020-09-21T11:35:00Z">
        <w:r w:rsidR="00240E1B">
          <w:t xml:space="preserve"> MAF in FCR, and a somewhat lower MAF</w:t>
        </w:r>
      </w:ins>
      <w:ins w:id="1479" w:author="Sophie Emilie Søborg Agger" w:date="2020-09-21T11:36:00Z">
        <w:r w:rsidR="00240E1B">
          <w:t xml:space="preserve"> in the control group </w:t>
        </w:r>
        <w:r w:rsidR="00240E1B">
          <w:t>(MAF</w:t>
        </w:r>
        <w:r w:rsidR="00240E1B">
          <w:rPr>
            <w:vertAlign w:val="subscript"/>
          </w:rPr>
          <w:t>FCR</w:t>
        </w:r>
        <w:r w:rsidR="00240E1B">
          <w:t>=0.</w:t>
        </w:r>
        <w:r w:rsidR="00240E1B">
          <w:t>95</w:t>
        </w:r>
        <w:r w:rsidR="00240E1B">
          <w:t>, MAF</w:t>
        </w:r>
        <w:r w:rsidR="00240E1B">
          <w:rPr>
            <w:vertAlign w:val="subscript"/>
          </w:rPr>
          <w:t>control</w:t>
        </w:r>
        <w:r w:rsidR="00240E1B">
          <w:t>=</w:t>
        </w:r>
        <w:r w:rsidR="00240E1B" w:rsidRPr="007505B4">
          <w:t xml:space="preserve"> 0</w:t>
        </w:r>
        <w:r w:rsidR="00240E1B">
          <w:t>.67-0.7</w:t>
        </w:r>
      </w:ins>
      <w:ins w:id="1480" w:author="Sophie Emilie Søborg Agger" w:date="2020-09-21T11:38:00Z">
        <w:r w:rsidR="00240E1B">
          <w:t>0</w:t>
        </w:r>
      </w:ins>
      <w:ins w:id="1481" w:author="Sophie Emilie Søborg Agger" w:date="2020-09-21T11:36:00Z">
        <w:r w:rsidR="00240E1B">
          <w:t>)</w:t>
        </w:r>
      </w:ins>
    </w:p>
    <w:p w14:paraId="193793E7" w14:textId="77777777" w:rsidR="00BE6E29" w:rsidRPr="00362AD0" w:rsidRDefault="00BE6E29">
      <w:pPr>
        <w:rPr>
          <w:ins w:id="1482" w:author="Sophie Emilie Søborg Agger" w:date="2020-07-22T14:13:00Z"/>
        </w:rPr>
        <w:pPrChange w:id="1483" w:author="Sophie Emilie Søborg Agger" w:date="2020-07-22T14:17:00Z">
          <w:pPr>
            <w:pStyle w:val="Heading3"/>
          </w:pPr>
        </w:pPrChange>
      </w:pPr>
    </w:p>
    <w:p w14:paraId="46A41AD8" w14:textId="023878A5" w:rsidR="00596143" w:rsidRDefault="00596143">
      <w:pPr>
        <w:pPrChange w:id="1484" w:author="Sophie Emilie Søborg Agger" w:date="2020-07-10T15:21:00Z">
          <w:pPr>
            <w:pStyle w:val="Caption"/>
            <w:keepNext/>
          </w:pPr>
        </w:pPrChange>
      </w:pPr>
      <w:del w:id="1485" w:author="Sophie Emilie Søborg Agger" w:date="2020-07-22T13:13:00Z">
        <w:r w:rsidDel="00CB3F1F">
          <w:rPr>
            <w:noProof/>
          </w:rPr>
          <w:drawing>
            <wp:inline distT="0" distB="0" distL="0" distR="0" wp14:anchorId="5D67E722" wp14:editId="73B2B959">
              <wp:extent cx="6116320" cy="2038985"/>
              <wp:effectExtent l="0" t="0" r="508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CR_VS_160_all_1.jpg"/>
                      <pic:cNvPicPr/>
                    </pic:nvPicPr>
                    <pic:blipFill>
                      <a:blip r:embed="rId8">
                        <a:extLst>
                          <a:ext uri="{28A0092B-C50C-407E-A947-70E740481C1C}">
                            <a14:useLocalDpi xmlns:a14="http://schemas.microsoft.com/office/drawing/2010/main" val="0"/>
                          </a:ext>
                        </a:extLst>
                      </a:blip>
                      <a:stretch>
                        <a:fillRect/>
                      </a:stretch>
                    </pic:blipFill>
                    <pic:spPr>
                      <a:xfrm>
                        <a:off x="0" y="0"/>
                        <a:ext cx="6116320" cy="2038985"/>
                      </a:xfrm>
                      <a:prstGeom prst="rect">
                        <a:avLst/>
                      </a:prstGeom>
                    </pic:spPr>
                  </pic:pic>
                </a:graphicData>
              </a:graphic>
            </wp:inline>
          </w:drawing>
        </w:r>
      </w:del>
    </w:p>
    <w:p w14:paraId="43BD046B" w14:textId="6CFA28FE" w:rsidR="00713F05" w:rsidRDefault="00713F05" w:rsidP="00713F05">
      <w:pPr>
        <w:pStyle w:val="Caption"/>
        <w:keepNext/>
        <w:rPr>
          <w:ins w:id="1486" w:author="Sophie Emilie Søborg Agger" w:date="2020-07-22T14:12:00Z"/>
        </w:rPr>
      </w:pPr>
      <w:r>
        <w:t xml:space="preserve">Table </w:t>
      </w:r>
      <w:r>
        <w:fldChar w:fldCharType="begin"/>
      </w:r>
      <w:r>
        <w:instrText xml:space="preserve"> SEQ Table \* ARABIC </w:instrText>
      </w:r>
      <w:r>
        <w:fldChar w:fldCharType="separate"/>
      </w:r>
      <w:ins w:id="1487" w:author="Sophie Emilie Søborg Agger" w:date="2020-07-10T15:22:00Z">
        <w:r>
          <w:rPr>
            <w:noProof/>
          </w:rPr>
          <w:t>4</w:t>
        </w:r>
      </w:ins>
      <w:del w:id="1488" w:author="Sophie Emilie Søborg Agger" w:date="2020-07-10T15:22:00Z">
        <w:r w:rsidDel="00713F05">
          <w:rPr>
            <w:noProof/>
          </w:rPr>
          <w:delText>5</w:delText>
        </w:r>
      </w:del>
      <w:r>
        <w:fldChar w:fldCharType="end"/>
      </w:r>
      <w:ins w:id="1489" w:author="Sophie Emilie Søborg Agger" w:date="2020-07-13T10:29:00Z">
        <w:r w:rsidR="00412439">
          <w:t>:</w:t>
        </w:r>
        <w:r w:rsidR="00412439" w:rsidRPr="00412439">
          <w:t xml:space="preserve"> </w:t>
        </w:r>
        <w:r w:rsidR="00412439">
          <w:t>Consequences of mutations with a Z(F</w:t>
        </w:r>
        <w:r w:rsidR="00412439">
          <w:rPr>
            <w:vertAlign w:val="subscript"/>
          </w:rPr>
          <w:t>ST</w:t>
        </w:r>
        <w:r w:rsidR="00412439">
          <w:t>) ≥ 5 when comparing Flat-coated Retrievers with the 160 dogs</w:t>
        </w:r>
      </w:ins>
    </w:p>
    <w:p w14:paraId="54038272" w14:textId="77777777" w:rsidR="00BE6E29" w:rsidRPr="00362AD0" w:rsidRDefault="00BE6E29" w:rsidP="00F63A5F"/>
    <w:p w14:paraId="04FF0AC5" w14:textId="77777777" w:rsidR="00596143" w:rsidRPr="00596143" w:rsidRDefault="00596143">
      <w:pPr>
        <w:pPrChange w:id="1490" w:author="Sophie Emilie Søborg Agger" w:date="2020-07-10T14:48:00Z">
          <w:pPr>
            <w:pStyle w:val="Heading2"/>
          </w:pPr>
        </w:pPrChange>
      </w:pPr>
    </w:p>
    <w:p w14:paraId="6673AC29" w14:textId="580A00EE" w:rsidR="00D04D02" w:rsidRPr="00C648F3" w:rsidRDefault="00D04D02">
      <w:pPr>
        <w:pPrChange w:id="1491" w:author="Sophie Emilie Søborg Agger" w:date="2020-08-11T11:00:00Z">
          <w:pPr>
            <w:pStyle w:val="Heading3"/>
          </w:pPr>
        </w:pPrChange>
      </w:pPr>
    </w:p>
    <w:p w14:paraId="38D59D3F" w14:textId="77777777" w:rsidR="00C25DC8" w:rsidRPr="00B41EA1" w:rsidRDefault="00C25DC8">
      <w:pPr>
        <w:pPrChange w:id="1492" w:author="Sophie Emilie Søborg Agger" w:date="2020-08-11T10:59:00Z">
          <w:pPr>
            <w:pStyle w:val="Heading3"/>
          </w:pPr>
        </w:pPrChange>
      </w:pPr>
    </w:p>
    <w:p w14:paraId="64782AF0" w14:textId="71141B1E" w:rsidR="00BE6E29" w:rsidRDefault="00BE6E29" w:rsidP="00BE6E29"/>
    <w:p w14:paraId="2B613740" w14:textId="3B9FB480" w:rsidR="00BE6E29" w:rsidRPr="00BE6E29" w:rsidRDefault="00BE6E29">
      <w:pPr>
        <w:pStyle w:val="Heading3"/>
      </w:pPr>
      <w:bookmarkStart w:id="1493" w:name="_Toc51594493"/>
      <w:r>
        <w:t>Fixation index</w:t>
      </w:r>
      <w:bookmarkEnd w:id="1493"/>
    </w:p>
    <w:p w14:paraId="3355F962" w14:textId="77777777" w:rsidR="00BE6E29" w:rsidRDefault="00BE6E29" w:rsidP="00BE6E29">
      <w:pPr>
        <w:keepNext/>
      </w:pPr>
      <w:r>
        <w:rPr>
          <w:noProof/>
        </w:rPr>
        <w:drawing>
          <wp:inline distT="0" distB="0" distL="0" distR="0" wp14:anchorId="149CB6D6" wp14:editId="5B1EE145">
            <wp:extent cx="6116320" cy="2038985"/>
            <wp:effectExtent l="0" t="0" r="508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cr_e_all_chr_g5.jpg"/>
                    <pic:cNvPicPr/>
                  </pic:nvPicPr>
                  <pic:blipFill>
                    <a:blip r:embed="rId9">
                      <a:extLst>
                        <a:ext uri="{28A0092B-C50C-407E-A947-70E740481C1C}">
                          <a14:useLocalDpi xmlns:a14="http://schemas.microsoft.com/office/drawing/2010/main" val="0"/>
                        </a:ext>
                      </a:extLst>
                    </a:blip>
                    <a:stretch>
                      <a:fillRect/>
                    </a:stretch>
                  </pic:blipFill>
                  <pic:spPr>
                    <a:xfrm>
                      <a:off x="0" y="0"/>
                      <a:ext cx="6116320" cy="2038985"/>
                    </a:xfrm>
                    <a:prstGeom prst="rect">
                      <a:avLst/>
                    </a:prstGeom>
                  </pic:spPr>
                </pic:pic>
              </a:graphicData>
            </a:graphic>
          </wp:inline>
        </w:drawing>
      </w:r>
    </w:p>
    <w:p w14:paraId="044CE292" w14:textId="77777777" w:rsidR="00BE6E29" w:rsidRDefault="00BE6E29" w:rsidP="00BE6E29">
      <w:pPr>
        <w:pStyle w:val="Caption"/>
      </w:pPr>
      <w:r>
        <w:t xml:space="preserve">Figure </w:t>
      </w:r>
      <w:r>
        <w:fldChar w:fldCharType="begin"/>
      </w:r>
      <w:r>
        <w:instrText xml:space="preserve"> SEQ Figure \* ARABIC </w:instrText>
      </w:r>
      <w:r>
        <w:fldChar w:fldCharType="separate"/>
      </w:r>
      <w:r>
        <w:rPr>
          <w:noProof/>
        </w:rPr>
        <w:t>2</w:t>
      </w:r>
      <w:r>
        <w:fldChar w:fldCharType="end"/>
      </w:r>
      <w:r>
        <w:t>: Z-transformed Z(FST) for Flat-coated Retrievers with 160 dogs as the control group</w:t>
      </w:r>
    </w:p>
    <w:p w14:paraId="2FA6C43E" w14:textId="77777777" w:rsidR="008E736A" w:rsidRPr="00362AD0" w:rsidRDefault="008E736A">
      <w:pPr>
        <w:pPrChange w:id="1494" w:author="Sophie Emilie Søborg Agger" w:date="2020-07-13T10:30:00Z">
          <w:pPr>
            <w:pStyle w:val="Heading2"/>
          </w:pPr>
        </w:pPrChange>
      </w:pPr>
    </w:p>
    <w:p w14:paraId="6ED77B3F" w14:textId="268AA1DA" w:rsidR="00BE45CF" w:rsidRDefault="00BE45CF">
      <w:pPr>
        <w:pStyle w:val="Heading1"/>
        <w:rPr>
          <w:ins w:id="1495" w:author="Sophie Emilie Søborg Agger" w:date="2020-06-25T15:14:00Z"/>
        </w:rPr>
      </w:pPr>
      <w:bookmarkStart w:id="1496" w:name="_Toc51594494"/>
      <w:r>
        <w:t>Discussion</w:t>
      </w:r>
      <w:bookmarkEnd w:id="1496"/>
    </w:p>
    <w:p w14:paraId="0217379C" w14:textId="31C9DD1F" w:rsidR="0038450B" w:rsidRPr="0038450B" w:rsidRDefault="0038450B">
      <w:pPr>
        <w:pPrChange w:id="1497" w:author="Sophie Emilie Søborg Agger" w:date="2020-06-25T15:14:00Z">
          <w:pPr>
            <w:pStyle w:val="Heading2"/>
          </w:pPr>
        </w:pPrChange>
      </w:pPr>
      <w:commentRangeStart w:id="1498"/>
      <w:ins w:id="1499" w:author="Sophie Emilie Søborg Agger" w:date="2020-06-25T15:15:00Z">
        <w:r>
          <w:t xml:space="preserve">Other groups have found other associations, </w:t>
        </w:r>
      </w:ins>
      <w:ins w:id="1500" w:author="Sophie Emilie Søborg Agger" w:date="2020-06-25T15:20:00Z">
        <w:r w:rsidR="00436815">
          <w:t>Shearing et al. 2012</w:t>
        </w:r>
      </w:ins>
      <w:ins w:id="1501" w:author="Sophie Emilie Søborg Agger" w:date="2020-06-25T15:19:00Z">
        <w:r w:rsidR="00436815">
          <w:fldChar w:fldCharType="begin" w:fldLock="1"/>
        </w:r>
      </w:ins>
      <w:r w:rsidR="00943980">
        <w:instrText>ADDIN CSL_CITATION {"citationItems":[{"id":"ITEM-1","itemData":{"DOI":"10.1158/1055-9965.EPI-12-0190-T","ISSN":"10559965","PMID":"22623710","abstract":"Background: Advantages offered by canine population substructure, combined with clinical presentations similar to human disorders, makes the dog an attractive system for studies of cancer genetics. Cancers that have been difficult to study in human families or populations are of particular interest. Histiocytic sarcoma is a rare and poorly understood neoplasm in humans that occurs in 15% to 25% of Bernese Mountain Dogs (BMD). Methods: Genomic DNA was collected from affected and unaffected BMD in North America and Europe. Both independent and combined genome-wide association studies (GWAS) were used to identify cancerassociated loci. Fine mapping and sequencing narrowed the primary locus to a single gene region. Results: Both populations shared the same primary locus, which features a single haplotype spanning MTAP and part of CDKN2A and is present in 96% of affected BMD. The haplotype is within the region homologous to human chromosome 9p21, which has been implicated in several types of cancer. Conclusions: We present the first GWAS for histiocytic sarcoma in any species. The data identify an associated haplotype in the highly cited tumor suppressor locus near CDKN2A. These data show the power of studying distinctive malignancies in highly predisposed dog breeds. Impact: Here, we establish a naturally occurring model of cancer susceptibility due to CDKN2 dysregulation, thus providing insight about this cancer-associated, complex, and poorly understood genomic region. ©2012 AACR.","author":[{"dropping-particle":"","family":"Shearin","given":"Abigail L.","non-dropping-particle":"","parse-names":false,"suffix":""},{"dropping-particle":"","family":"Hedan","given":"Benoit","non-dropping-particle":"","parse-names":false,"suffix":""},{"dropping-particle":"","family":"Cadieu","given":"Edouard","non-dropping-particle":"","parse-names":false,"suffix":""},{"dropping-particle":"","family":"Erich","given":"Suzanne A.","non-dropping-particle":"","parse-names":false,"suffix":""},{"dropping-particle":"V.","family":"Schmidt","given":"Emmett","non-dropping-particle":"","parse-names":false,"suffix":""},{"dropping-particle":"","family":"Faden","given":"Daniel L.","non-dropping-particle":"","parse-names":false,"suffix":""},{"dropping-particle":"","family":"Cullen","given":"John","non-dropping-particle":"","parse-names":false,"suffix":""},{"dropping-particle":"","family":"Abadie","given":"Jerome","non-dropping-particle":"","parse-names":false,"suffix":""},{"dropping-particle":"","family":"Kwon","given":"Erika M.","non-dropping-particle":"","parse-names":false,"suffix":""},{"dropping-particle":"","family":"Gron̈e","given":"Andrea","non-dropping-particle":"","parse-names":false,"suffix":""},{"dropping-particle":"","family":"Devauchelle","given":"Patrick","non-dropping-particle":"","parse-names":false,"suffix":""},{"dropping-particle":"","family":"Rimbault","given":"Maud","non-dropping-particle":"","parse-names":false,"suffix":""},{"dropping-particle":"","family":"Karyadi","given":"Danielle M.","non-dropping-particle":"","parse-names":false,"suffix":""},{"dropping-particle":"","family":"Lynch","given":"Mary","non-dropping-particle":"","parse-names":false,"suffix":""},{"dropping-particle":"","family":"Galibert","given":"Francis","non-dropping-particle":"","parse-names":false,"suffix":""},{"dropping-particle":"","family":"Breen","given":"Matthew","non-dropping-particle":"","parse-names":false,"suffix":""},{"dropping-particle":"","family":"Rutteman","given":"Gerard R.","non-dropping-particle":"","parse-names":false,"suffix":""},{"dropping-particle":"","family":"André","given":"Catherine","non-dropping-particle":"","parse-names":false,"suffix":""},{"dropping-particle":"","family":"Parker","given":"Heidi G.","non-dropping-particle":"","parse-names":false,"suffix":""},{"dropping-particle":"","family":"Ostrander","given":"Elaine A.","non-dropping-particle":"","parse-names":false,"suffix":""}],"container-title":"Cancer Epidemiology Biomarkers and Prevention","id":"ITEM-1","issue":"7","issued":{"date-parts":[["2012","7","1"]]},"page":"1019-1027","publisher":"American Association for Cancer Research","title":"The MTAP-CDKN2A locus confers susceptibility to a naturally occurring canine cancer","type":"article-journal","volume":"21"},"uris":["http://www.mendeley.com/documents/?uuid=b11dd0d5-6709-3c7c-9da8-4d9a21959d31"]}],"mendeley":{"formattedCitation":"&lt;sup&gt;8&lt;/sup&gt;","plainTextFormattedCitation":"8","previouslyFormattedCitation":"&lt;sup&gt;7&lt;/sup&gt;"},"properties":{"noteIndex":0},"schema":"https://github.com/citation-style-language/schema/raw/master/csl-citation.json"}</w:instrText>
      </w:r>
      <w:r w:rsidR="00436815">
        <w:fldChar w:fldCharType="separate"/>
      </w:r>
      <w:r w:rsidR="00943980" w:rsidRPr="00943980">
        <w:rPr>
          <w:noProof/>
          <w:vertAlign w:val="superscript"/>
        </w:rPr>
        <w:t>8</w:t>
      </w:r>
      <w:ins w:id="1502" w:author="Sophie Emilie Søborg Agger" w:date="2020-06-25T15:19:00Z">
        <w:r w:rsidR="00436815">
          <w:fldChar w:fldCharType="end"/>
        </w:r>
      </w:ins>
      <w:ins w:id="1503" w:author="Sophie Emilie Søborg Agger" w:date="2020-06-25T15:20:00Z">
        <w:r w:rsidR="00436815">
          <w:t xml:space="preserve"> found a correlation between histiocytic sarcoma</w:t>
        </w:r>
      </w:ins>
      <w:ins w:id="1504" w:author="Sophie Emilie Søborg Agger" w:date="2020-06-25T15:33:00Z">
        <w:r w:rsidR="00436815">
          <w:t xml:space="preserve"> and</w:t>
        </w:r>
        <w:r w:rsidR="0035328E">
          <w:t xml:space="preserve"> CFA11:</w:t>
        </w:r>
        <w:r w:rsidR="0035328E" w:rsidRPr="0035328E">
          <w:t>44150645</w:t>
        </w:r>
      </w:ins>
      <w:ins w:id="1505" w:author="Sophie Emilie Søborg Agger" w:date="2020-06-25T15:35:00Z">
        <w:r w:rsidR="0035328E">
          <w:t xml:space="preserve"> (</w:t>
        </w:r>
      </w:ins>
      <w:ins w:id="1506" w:author="Sophie Emilie Søborg Agger" w:date="2020-06-25T15:36:00Z">
        <w:r w:rsidR="0035328E">
          <w:t>CFA</w:t>
        </w:r>
        <w:r w:rsidR="0035328E" w:rsidRPr="0035328E">
          <w:t>11:47179346</w:t>
        </w:r>
        <w:r w:rsidR="0035328E">
          <w:t xml:space="preserve"> canFam2)</w:t>
        </w:r>
      </w:ins>
      <w:ins w:id="1507" w:author="Sophie Emilie Søborg Agger" w:date="2020-06-25T15:33:00Z">
        <w:r w:rsidR="0035328E">
          <w:t>,</w:t>
        </w:r>
      </w:ins>
      <w:ins w:id="1508" w:author="Sophie Emilie Søborg Agger" w:date="2020-06-25T15:34:00Z">
        <w:r w:rsidR="0035328E">
          <w:t xml:space="preserve"> in this study, </w:t>
        </w:r>
      </w:ins>
      <w:ins w:id="1509" w:author="Sophie Emilie Søborg Agger" w:date="2020-06-25T15:45:00Z">
        <w:r w:rsidR="00763911">
          <w:t>17</w:t>
        </w:r>
      </w:ins>
      <w:ins w:id="1510" w:author="Sophie Emilie Søborg Agger" w:date="2020-06-25T15:34:00Z">
        <w:r w:rsidR="0035328E">
          <w:t xml:space="preserve"> of the FCR was homozygous for the alternative allele</w:t>
        </w:r>
      </w:ins>
      <w:ins w:id="1511" w:author="Sophie Emilie Søborg Agger" w:date="2020-06-25T15:46:00Z">
        <w:r w:rsidR="00763911">
          <w:t xml:space="preserve"> (90%)</w:t>
        </w:r>
      </w:ins>
      <w:ins w:id="1512" w:author="Sophie Emilie Søborg Agger" w:date="2020-06-25T15:45:00Z">
        <w:r w:rsidR="00763911">
          <w:t xml:space="preserve"> and 2 was heterozygous</w:t>
        </w:r>
      </w:ins>
      <w:ins w:id="1513" w:author="Sophie Emilie Søborg Agger" w:date="2020-06-25T15:46:00Z">
        <w:r w:rsidR="00763911">
          <w:t xml:space="preserve">, none were homozygous </w:t>
        </w:r>
      </w:ins>
      <w:ins w:id="1514" w:author="Sophie Emilie Søborg Agger" w:date="2020-06-25T15:56:00Z">
        <w:r w:rsidR="009F2F8E">
          <w:t>for the reference allele. W</w:t>
        </w:r>
      </w:ins>
      <w:ins w:id="1515" w:author="Sophie Emilie Søborg Agger" w:date="2020-06-25T15:35:00Z">
        <w:r w:rsidR="0035328E">
          <w:t>hereas only 35% of the control group of 160 dogs was homozygous for alternative allele</w:t>
        </w:r>
      </w:ins>
      <w:ins w:id="1516" w:author="Sophie Emilie Søborg Agger" w:date="2020-06-25T15:43:00Z">
        <w:r w:rsidR="0035328E">
          <w:t xml:space="preserve">. However, </w:t>
        </w:r>
      </w:ins>
      <w:ins w:id="1517" w:author="Sophie Emilie Søborg Agger" w:date="2020-06-25T15:44:00Z">
        <w:r w:rsidR="0035328E">
          <w:t xml:space="preserve">this SNP did not seem to be </w:t>
        </w:r>
        <w:r w:rsidR="00763911">
          <w:t>fixated in the FCR population investigated in this study</w:t>
        </w:r>
      </w:ins>
      <w:ins w:id="1518" w:author="Sophie Emilie Søborg Agger" w:date="2020-06-25T15:55:00Z">
        <w:r w:rsidR="009F2F8E">
          <w:t xml:space="preserve"> Z(F</w:t>
        </w:r>
        <w:r w:rsidR="009F2F8E">
          <w:rPr>
            <w:vertAlign w:val="subscript"/>
          </w:rPr>
          <w:t>ST</w:t>
        </w:r>
        <w:r w:rsidR="009F2F8E">
          <w:t>)=0.9</w:t>
        </w:r>
      </w:ins>
      <w:ins w:id="1519" w:author="Sophie Emilie Søborg Agger" w:date="2020-06-25T15:44:00Z">
        <w:r w:rsidR="00763911">
          <w:t>.</w:t>
        </w:r>
      </w:ins>
      <w:ins w:id="1520" w:author="Sophie Emilie Søborg Agger" w:date="2020-06-25T15:43:00Z">
        <w:r w:rsidR="0035328E">
          <w:t xml:space="preserve"> </w:t>
        </w:r>
      </w:ins>
      <w:commentRangeEnd w:id="1498"/>
      <w:ins w:id="1521" w:author="Sophie Emilie Søborg Agger" w:date="2020-06-25T15:56:00Z">
        <w:r w:rsidR="009F2F8E">
          <w:rPr>
            <w:rStyle w:val="CommentReference"/>
          </w:rPr>
          <w:commentReference w:id="1498"/>
        </w:r>
      </w:ins>
      <w:ins w:id="1522" w:author="Sophie Emilie Søborg Agger" w:date="2020-09-21T15:36:00Z">
        <w:r w:rsidR="00E70AD9">
          <w:t>grepl(“</w:t>
        </w:r>
      </w:ins>
      <w:bookmarkStart w:id="1523" w:name="_GoBack"/>
      <w:bookmarkEnd w:id="1523"/>
    </w:p>
    <w:p w14:paraId="2D679877" w14:textId="478C5CF8" w:rsidR="000D70A1" w:rsidRDefault="000D70A1">
      <w:pPr>
        <w:pStyle w:val="Heading1"/>
        <w:pPrChange w:id="1524" w:author="Sophie Emilie Søborg Agger" w:date="2020-06-23T14:10:00Z">
          <w:pPr>
            <w:pStyle w:val="Heading2"/>
          </w:pPr>
        </w:pPrChange>
      </w:pPr>
      <w:bookmarkStart w:id="1525" w:name="_Toc51594495"/>
      <w:r>
        <w:t>Methods</w:t>
      </w:r>
      <w:bookmarkEnd w:id="1525"/>
    </w:p>
    <w:p w14:paraId="561E4FA7" w14:textId="7BCB8C5E" w:rsidR="000D70A1" w:rsidRDefault="000D70A1">
      <w:pPr>
        <w:pStyle w:val="Heading2"/>
        <w:pPrChange w:id="1526" w:author="Sophie Emilie Søborg Agger" w:date="2020-06-23T14:10:00Z">
          <w:pPr>
            <w:pStyle w:val="Heading3"/>
          </w:pPr>
        </w:pPrChange>
      </w:pPr>
      <w:bookmarkStart w:id="1527" w:name="_Toc51594496"/>
      <w:r>
        <w:t>Sample collection</w:t>
      </w:r>
      <w:bookmarkEnd w:id="1527"/>
    </w:p>
    <w:p w14:paraId="4AD4F9FE" w14:textId="014D36FE" w:rsidR="000D70A1" w:rsidRDefault="000D70A1">
      <w:pPr>
        <w:pStyle w:val="Heading2"/>
        <w:pPrChange w:id="1528" w:author="Sophie Emilie Søborg Agger" w:date="2020-06-23T14:10:00Z">
          <w:pPr>
            <w:pStyle w:val="Heading3"/>
          </w:pPr>
        </w:pPrChange>
      </w:pPr>
      <w:bookmarkStart w:id="1529" w:name="_Toc51594497"/>
      <w:r>
        <w:t>Library construction and sequencing</w:t>
      </w:r>
      <w:bookmarkEnd w:id="1529"/>
    </w:p>
    <w:p w14:paraId="0A434EAF" w14:textId="77777777" w:rsidR="000D70A1" w:rsidRPr="000D70A1" w:rsidRDefault="000D70A1" w:rsidP="007A28B2"/>
    <w:p w14:paraId="50AD852E" w14:textId="55240032" w:rsidR="000D70A1" w:rsidRDefault="000D70A1">
      <w:pPr>
        <w:pStyle w:val="Heading2"/>
        <w:pPrChange w:id="1530" w:author="Sophie Emilie Søborg Agger" w:date="2020-06-23T14:10:00Z">
          <w:pPr>
            <w:pStyle w:val="Heading3"/>
          </w:pPr>
        </w:pPrChange>
      </w:pPr>
      <w:bookmarkStart w:id="1531" w:name="_Toc51594498"/>
      <w:r>
        <w:t>Alignment and filtering</w:t>
      </w:r>
      <w:bookmarkEnd w:id="1531"/>
    </w:p>
    <w:p w14:paraId="006A55DC" w14:textId="3EDC41B6" w:rsidR="000D70A1" w:rsidRDefault="000D70A1" w:rsidP="007A28B2">
      <w:r>
        <w:t>The reads were aligned to the CanFam3.1 reference genome with BWA mem 0.7.12. Duplicates were marked with picard 2.10.6. Furthermore, the reads were realigned and recalibrated with GATK 3.5 using GATK best practices</w:t>
      </w:r>
      <w:r w:rsidR="00CE256F">
        <w:fldChar w:fldCharType="begin" w:fldLock="1"/>
      </w:r>
      <w:r w:rsidR="00943980">
        <w:instrText>ADDIN CSL_CITATION {"citationItems":[{"id":"ITEM-1","itemData":{"DOI":"10.1002/0471250953.bi1110s43","ISSN":"1934340X","PMID":"25431634","abstract":"This unit describes how to use BWA and the Genome Analysis Toolkit (GATK) to map genome sequencing data to a reference and produce high-quality variant calls that can be used in downstream analyses. The complete workflow includes the core NGS dataprocessing steps that are necessary to make the raw data suitable for analysis by the GATK, as well as the key methods involved in variant discovery using the GATK. © 2013 by John Wiley &amp; Sons, Inc.","author":[{"dropping-particle":"","family":"Auwera","given":"Geraldine A.","non-dropping-particle":"Van der","parse-names":false,"suffix":""},{"dropping-particle":"","family":"Carneiro","given":"Mauricio O.","non-dropping-particle":"","parse-names":false,"suffix":""},{"dropping-particle":"","family":"Hartl","given":"Christopher","non-dropping-particle":"","parse-names":false,"suffix":""},{"dropping-particle":"","family":"Poplin","given":"Ryan","non-dropping-particle":"","parse-names":false,"suffix":""},{"dropping-particle":"","family":"Angel","given":"Guillermo","non-dropping-particle":"del","parse-names":false,"suffix":""},{"dropping-particle":"","family":"Levy-Moonshine","given":"Ami","non-dropping-particle":"","parse-names":false,"suffix":""},{"dropping-particle":"","family":"Jordan","given":"Tadeusz","non-dropping-particle":"","parse-names":false,"suffix":""},{"dropping-particle":"","family":"Shakir","given":"Khalid","non-dropping-particle":"","parse-names":false,"suffix":""},{"dropping-particle":"","family":"Roazen","given":"David","non-dropping-particle":"","parse-names":false,"suffix":""},{"dropping-particle":"","family":"Thibault","given":"Joel","non-dropping-particle":"","parse-names":false,"suffix":""},{"dropping-particle":"","family":"Banks","given":"Eric","non-dropping-particle":"","parse-names":false,"suffix":""},{"dropping-particle":"V.","family":"Garimella","given":"Kiran","non-dropping-particle":"","parse-names":false,"suffix":""},{"dropping-particle":"","family":"Altshuler","given":"David","non-dropping-particle":"","parse-names":false,"suffix":""},{"dropping-particle":"","family":"Gabriel","given":"Stacey","non-dropping-particle":"","parse-names":false,"suffix":""},{"dropping-particle":"","family":"DePristo","given":"Mark A.","non-dropping-particle":"","parse-names":false,"suffix":""}],"container-title":"Current Protocols in Bioinformatics","id":"ITEM-1","issue":"SUPL.43","issued":{"date-parts":[["2013","10","1"]]},"page":"11.10.1-11.10.33","publisher":"John Wiley and Sons Inc.","title":"From fastQ data to high-confidence variant calls: The genome analysis toolkit best practices pipeline","type":"article-journal","volume":"43"},"uris":["http://www.mendeley.com/documents/?uuid=5dd2ed96-0f05-3893-9d43-a5f983c61ae4"]}],"mendeley":{"formattedCitation":"&lt;sup&gt;9&lt;/sup&gt;","plainTextFormattedCitation":"9","previouslyFormattedCitation":"&lt;sup&gt;8&lt;/sup&gt;"},"properties":{"noteIndex":0},"schema":"https://github.com/citation-style-language/schema/raw/master/csl-citation.json"}</w:instrText>
      </w:r>
      <w:r w:rsidR="00CE256F">
        <w:fldChar w:fldCharType="separate"/>
      </w:r>
      <w:r w:rsidR="00943980" w:rsidRPr="00943980">
        <w:rPr>
          <w:noProof/>
          <w:vertAlign w:val="superscript"/>
        </w:rPr>
        <w:t>9</w:t>
      </w:r>
      <w:r w:rsidR="00CE256F">
        <w:fldChar w:fldCharType="end"/>
      </w:r>
      <w:r w:rsidR="00BE45CF">
        <w:t>.</w:t>
      </w:r>
    </w:p>
    <w:p w14:paraId="30979164" w14:textId="77777777" w:rsidR="00BE45CF" w:rsidRDefault="00BE45CF" w:rsidP="007A28B2">
      <w:pPr>
        <w:pStyle w:val="Heading3"/>
      </w:pPr>
    </w:p>
    <w:p w14:paraId="784A92EF" w14:textId="74B3CB9F" w:rsidR="00BE45CF" w:rsidRDefault="00BE45CF">
      <w:pPr>
        <w:pStyle w:val="Heading2"/>
        <w:pPrChange w:id="1532" w:author="Sophie Emilie Søborg Agger" w:date="2020-06-23T14:10:00Z">
          <w:pPr>
            <w:pStyle w:val="Heading3"/>
          </w:pPr>
        </w:pPrChange>
      </w:pPr>
      <w:bookmarkStart w:id="1533" w:name="_Toc51594499"/>
      <w:r>
        <w:t>Variant calling</w:t>
      </w:r>
      <w:bookmarkEnd w:id="1533"/>
    </w:p>
    <w:p w14:paraId="2E93BC83" w14:textId="2AAB510E" w:rsidR="00BE45CF" w:rsidRDefault="00BE45CF" w:rsidP="007A28B2">
      <w:r>
        <w:t>Variants were called with HaplotypeCaller</w:t>
      </w:r>
      <w:r w:rsidR="00CE256F">
        <w:t xml:space="preserve"> and genotyped using GenotypeGVCFs.</w:t>
      </w:r>
    </w:p>
    <w:p w14:paraId="48BF1B04" w14:textId="7D99E82D" w:rsidR="00CE256F" w:rsidRDefault="00CE256F" w:rsidP="007A28B2">
      <w:r>
        <w:t>The file was then split and filtered separately for SNPs and INDELs using SelectVariants and VariantFiltration, with the filters seen in</w:t>
      </w:r>
      <w:r w:rsidR="007D442F">
        <w:t xml:space="preserve"> </w:t>
      </w:r>
      <w:r w:rsidR="007D442F">
        <w:fldChar w:fldCharType="begin"/>
      </w:r>
      <w:r w:rsidR="007D442F">
        <w:instrText xml:space="preserve"> REF _Ref34740696 \h </w:instrText>
      </w:r>
      <w:r w:rsidR="007D442F">
        <w:fldChar w:fldCharType="separate"/>
      </w:r>
      <w:ins w:id="1534" w:author="Sophie Emilie Søborg Agger" w:date="2020-03-10T13:51:00Z">
        <w:r w:rsidR="007D442F">
          <w:t xml:space="preserve">Table </w:t>
        </w:r>
        <w:r w:rsidR="007D442F">
          <w:rPr>
            <w:noProof/>
          </w:rPr>
          <w:t>1</w:t>
        </w:r>
      </w:ins>
      <w:r w:rsidR="007D442F">
        <w:fldChar w:fldCharType="end"/>
      </w:r>
      <w:r w:rsidR="007D442F">
        <w:t>.</w:t>
      </w:r>
    </w:p>
    <w:tbl>
      <w:tblPr>
        <w:tblpPr w:leftFromText="180" w:rightFromText="180" w:vertAnchor="text" w:horzAnchor="page" w:tblpX="7069" w:tblpY="-45"/>
        <w:tblW w:w="4309" w:type="dxa"/>
        <w:tblCellMar>
          <w:left w:w="0" w:type="dxa"/>
          <w:right w:w="0" w:type="dxa"/>
        </w:tblCellMar>
        <w:tblLook w:val="0420" w:firstRow="1" w:lastRow="0" w:firstColumn="0" w:lastColumn="0" w:noHBand="0" w:noVBand="1"/>
      </w:tblPr>
      <w:tblGrid>
        <w:gridCol w:w="2183"/>
        <w:gridCol w:w="1097"/>
        <w:gridCol w:w="1029"/>
      </w:tblGrid>
      <w:tr w:rsidR="00CE256F" w:rsidRPr="00CE256F" w14:paraId="2A0E43AA" w14:textId="77777777" w:rsidTr="00CE256F">
        <w:trPr>
          <w:trHeight w:val="20"/>
        </w:trPr>
        <w:tc>
          <w:tcPr>
            <w:tcW w:w="2183" w:type="dxa"/>
            <w:tcBorders>
              <w:top w:val="single" w:sz="8" w:space="0" w:color="000000"/>
              <w:left w:val="single" w:sz="8" w:space="0" w:color="000000"/>
              <w:bottom w:val="single" w:sz="8" w:space="0" w:color="000000"/>
              <w:right w:val="single" w:sz="8" w:space="0" w:color="FFFFFF"/>
            </w:tcBorders>
            <w:shd w:val="clear" w:color="auto" w:fill="A31D20"/>
            <w:tcMar>
              <w:top w:w="15" w:type="dxa"/>
              <w:left w:w="15" w:type="dxa"/>
              <w:bottom w:w="0" w:type="dxa"/>
              <w:right w:w="15" w:type="dxa"/>
            </w:tcMar>
            <w:hideMark/>
          </w:tcPr>
          <w:p w14:paraId="077B4D94" w14:textId="030D0B58" w:rsidR="00CE256F" w:rsidRPr="00CE256F" w:rsidRDefault="00CE256F" w:rsidP="007A28B2">
            <w:pPr>
              <w:rPr>
                <w:lang w:val="da-DK"/>
              </w:rPr>
            </w:pPr>
            <w:r w:rsidRPr="00CE256F">
              <w:lastRenderedPageBreak/>
              <w:t xml:space="preserve">  </w:t>
            </w:r>
            <w:r w:rsidRPr="00CE256F">
              <w:rPr>
                <w:lang w:val="da-DK"/>
              </w:rPr>
              <w:t>Filters</w:t>
            </w:r>
          </w:p>
        </w:tc>
        <w:tc>
          <w:tcPr>
            <w:tcW w:w="1097" w:type="dxa"/>
            <w:tcBorders>
              <w:top w:val="single" w:sz="8" w:space="0" w:color="000000"/>
              <w:left w:val="single" w:sz="8" w:space="0" w:color="FFFFFF"/>
              <w:bottom w:val="single" w:sz="8" w:space="0" w:color="000000"/>
              <w:right w:val="single" w:sz="8" w:space="0" w:color="FFFFFF"/>
            </w:tcBorders>
            <w:shd w:val="clear" w:color="auto" w:fill="A31D20"/>
            <w:tcMar>
              <w:top w:w="15" w:type="dxa"/>
              <w:left w:w="15" w:type="dxa"/>
              <w:bottom w:w="0" w:type="dxa"/>
              <w:right w:w="15" w:type="dxa"/>
            </w:tcMar>
            <w:hideMark/>
          </w:tcPr>
          <w:p w14:paraId="205BDA2B" w14:textId="77777777" w:rsidR="00CE256F" w:rsidRPr="00CE256F" w:rsidRDefault="00CE256F" w:rsidP="007A28B2">
            <w:pPr>
              <w:rPr>
                <w:lang w:val="da-DK"/>
              </w:rPr>
            </w:pPr>
            <w:r w:rsidRPr="00CE256F">
              <w:rPr>
                <w:lang w:val="da-DK"/>
              </w:rPr>
              <w:t xml:space="preserve">  SNP</w:t>
            </w:r>
          </w:p>
        </w:tc>
        <w:tc>
          <w:tcPr>
            <w:tcW w:w="1029" w:type="dxa"/>
            <w:tcBorders>
              <w:top w:val="single" w:sz="8" w:space="0" w:color="000000"/>
              <w:left w:val="single" w:sz="8" w:space="0" w:color="FFFFFF"/>
              <w:bottom w:val="single" w:sz="8" w:space="0" w:color="000000"/>
              <w:right w:val="single" w:sz="8" w:space="0" w:color="000000"/>
            </w:tcBorders>
            <w:shd w:val="clear" w:color="auto" w:fill="A31D20"/>
            <w:tcMar>
              <w:top w:w="15" w:type="dxa"/>
              <w:left w:w="15" w:type="dxa"/>
              <w:bottom w:w="0" w:type="dxa"/>
              <w:right w:w="15" w:type="dxa"/>
            </w:tcMar>
            <w:hideMark/>
          </w:tcPr>
          <w:p w14:paraId="7ECD6E52" w14:textId="77777777" w:rsidR="00CE256F" w:rsidRPr="00CE256F" w:rsidRDefault="00CE256F" w:rsidP="007A28B2">
            <w:pPr>
              <w:rPr>
                <w:lang w:val="da-DK"/>
              </w:rPr>
            </w:pPr>
            <w:r w:rsidRPr="00CE256F">
              <w:rPr>
                <w:lang w:val="da-DK"/>
              </w:rPr>
              <w:t xml:space="preserve">  INDELS</w:t>
            </w:r>
          </w:p>
        </w:tc>
      </w:tr>
      <w:tr w:rsidR="00CE256F" w:rsidRPr="00CE256F" w14:paraId="453F0688" w14:textId="77777777" w:rsidTr="00CE256F">
        <w:trPr>
          <w:trHeight w:val="20"/>
        </w:trPr>
        <w:tc>
          <w:tcPr>
            <w:tcW w:w="2183" w:type="dxa"/>
            <w:tcBorders>
              <w:top w:val="single" w:sz="8" w:space="0" w:color="000000"/>
              <w:left w:val="single" w:sz="8" w:space="0" w:color="000000"/>
              <w:bottom w:val="single" w:sz="8" w:space="0" w:color="FFFFFF"/>
              <w:right w:val="single" w:sz="8" w:space="0" w:color="FFFFFF"/>
            </w:tcBorders>
            <w:shd w:val="clear" w:color="auto" w:fill="E0CCCC"/>
            <w:tcMar>
              <w:top w:w="15" w:type="dxa"/>
              <w:left w:w="15" w:type="dxa"/>
              <w:bottom w:w="0" w:type="dxa"/>
              <w:right w:w="15" w:type="dxa"/>
            </w:tcMar>
            <w:hideMark/>
          </w:tcPr>
          <w:p w14:paraId="00469E9D" w14:textId="512597D6" w:rsidR="00CE256F" w:rsidRPr="00CE256F" w:rsidRDefault="00CE256F" w:rsidP="007A28B2">
            <w:pPr>
              <w:rPr>
                <w:lang w:val="da-DK"/>
              </w:rPr>
            </w:pPr>
            <w:r w:rsidRPr="00CE256F">
              <w:rPr>
                <w:lang w:val="da-DK"/>
              </w:rPr>
              <w:t xml:space="preserve">  QD </w:t>
            </w:r>
          </w:p>
        </w:tc>
        <w:tc>
          <w:tcPr>
            <w:tcW w:w="1097" w:type="dxa"/>
            <w:tcBorders>
              <w:top w:val="single" w:sz="8" w:space="0" w:color="000000"/>
              <w:left w:val="single" w:sz="8" w:space="0" w:color="FFFFFF"/>
              <w:bottom w:val="single" w:sz="8" w:space="0" w:color="FFFFFF"/>
              <w:right w:val="single" w:sz="8" w:space="0" w:color="FFFFFF"/>
            </w:tcBorders>
            <w:shd w:val="clear" w:color="auto" w:fill="E0CCCC"/>
            <w:tcMar>
              <w:top w:w="15" w:type="dxa"/>
              <w:left w:w="15" w:type="dxa"/>
              <w:bottom w:w="0" w:type="dxa"/>
              <w:right w:w="15" w:type="dxa"/>
            </w:tcMar>
            <w:hideMark/>
          </w:tcPr>
          <w:p w14:paraId="303F95F3" w14:textId="77777777" w:rsidR="00CE256F" w:rsidRPr="00CE256F" w:rsidRDefault="00CE256F" w:rsidP="007A28B2">
            <w:pPr>
              <w:rPr>
                <w:lang w:val="da-DK"/>
              </w:rPr>
            </w:pPr>
            <w:r w:rsidRPr="00CE256F">
              <w:rPr>
                <w:lang w:val="da-DK"/>
              </w:rPr>
              <w:t xml:space="preserve">  &lt; 2.0</w:t>
            </w:r>
          </w:p>
        </w:tc>
        <w:tc>
          <w:tcPr>
            <w:tcW w:w="1029" w:type="dxa"/>
            <w:tcBorders>
              <w:top w:val="single" w:sz="8" w:space="0" w:color="000000"/>
              <w:left w:val="single" w:sz="8" w:space="0" w:color="FFFFFF"/>
              <w:bottom w:val="single" w:sz="8" w:space="0" w:color="FFFFFF"/>
              <w:right w:val="single" w:sz="8" w:space="0" w:color="000000"/>
            </w:tcBorders>
            <w:shd w:val="clear" w:color="auto" w:fill="E0CCCC"/>
            <w:tcMar>
              <w:top w:w="15" w:type="dxa"/>
              <w:left w:w="15" w:type="dxa"/>
              <w:bottom w:w="0" w:type="dxa"/>
              <w:right w:w="15" w:type="dxa"/>
            </w:tcMar>
            <w:hideMark/>
          </w:tcPr>
          <w:p w14:paraId="12684580" w14:textId="77777777" w:rsidR="00CE256F" w:rsidRPr="00CE256F" w:rsidRDefault="00CE256F" w:rsidP="007A28B2">
            <w:pPr>
              <w:rPr>
                <w:lang w:val="da-DK"/>
              </w:rPr>
            </w:pPr>
            <w:r w:rsidRPr="00CE256F">
              <w:rPr>
                <w:lang w:val="da-DK"/>
              </w:rPr>
              <w:t xml:space="preserve">  &lt; 2.0</w:t>
            </w:r>
          </w:p>
        </w:tc>
      </w:tr>
      <w:tr w:rsidR="00CE256F" w:rsidRPr="00CE256F" w14:paraId="0AB6D61C" w14:textId="77777777" w:rsidTr="00CE256F">
        <w:trPr>
          <w:trHeight w:val="20"/>
        </w:trPr>
        <w:tc>
          <w:tcPr>
            <w:tcW w:w="2183" w:type="dxa"/>
            <w:tcBorders>
              <w:top w:val="single" w:sz="8" w:space="0" w:color="FFFFFF"/>
              <w:left w:val="single" w:sz="8" w:space="0" w:color="000000"/>
              <w:bottom w:val="single" w:sz="8" w:space="0" w:color="FFFFFF"/>
              <w:right w:val="single" w:sz="8" w:space="0" w:color="FFFFFF"/>
            </w:tcBorders>
            <w:shd w:val="clear" w:color="auto" w:fill="F0E7E7"/>
            <w:tcMar>
              <w:top w:w="15" w:type="dxa"/>
              <w:left w:w="15" w:type="dxa"/>
              <w:bottom w:w="0" w:type="dxa"/>
              <w:right w:w="15" w:type="dxa"/>
            </w:tcMar>
            <w:hideMark/>
          </w:tcPr>
          <w:p w14:paraId="1DEA70BE" w14:textId="77777777" w:rsidR="00CE256F" w:rsidRPr="00CE256F" w:rsidRDefault="00CE256F" w:rsidP="007A28B2">
            <w:pPr>
              <w:rPr>
                <w:lang w:val="da-DK"/>
              </w:rPr>
            </w:pPr>
            <w:r w:rsidRPr="00CE256F">
              <w:rPr>
                <w:lang w:val="da-DK"/>
              </w:rPr>
              <w:t xml:space="preserve">  FS </w:t>
            </w:r>
          </w:p>
        </w:tc>
        <w:tc>
          <w:tcPr>
            <w:tcW w:w="1097" w:type="dxa"/>
            <w:tcBorders>
              <w:top w:val="single" w:sz="8" w:space="0" w:color="FFFFFF"/>
              <w:left w:val="single" w:sz="8" w:space="0" w:color="FFFFFF"/>
              <w:bottom w:val="single" w:sz="8" w:space="0" w:color="FFFFFF"/>
              <w:right w:val="single" w:sz="8" w:space="0" w:color="FFFFFF"/>
            </w:tcBorders>
            <w:shd w:val="clear" w:color="auto" w:fill="F0E7E7"/>
            <w:tcMar>
              <w:top w:w="15" w:type="dxa"/>
              <w:left w:w="15" w:type="dxa"/>
              <w:bottom w:w="0" w:type="dxa"/>
              <w:right w:w="15" w:type="dxa"/>
            </w:tcMar>
            <w:hideMark/>
          </w:tcPr>
          <w:p w14:paraId="45F3DAA0" w14:textId="0180647D" w:rsidR="00CE256F" w:rsidRPr="00CE256F" w:rsidRDefault="00CE256F" w:rsidP="007A28B2">
            <w:pPr>
              <w:rPr>
                <w:lang w:val="da-DK"/>
              </w:rPr>
            </w:pPr>
            <w:r w:rsidRPr="00CE256F">
              <w:rPr>
                <w:lang w:val="da-DK"/>
              </w:rPr>
              <w:t xml:space="preserve">  &gt; 60.0</w:t>
            </w:r>
          </w:p>
        </w:tc>
        <w:tc>
          <w:tcPr>
            <w:tcW w:w="1029" w:type="dxa"/>
            <w:tcBorders>
              <w:top w:val="single" w:sz="8" w:space="0" w:color="FFFFFF"/>
              <w:left w:val="single" w:sz="8" w:space="0" w:color="FFFFFF"/>
              <w:bottom w:val="single" w:sz="8" w:space="0" w:color="FFFFFF"/>
              <w:right w:val="single" w:sz="8" w:space="0" w:color="000000"/>
            </w:tcBorders>
            <w:shd w:val="clear" w:color="auto" w:fill="F0E7E7"/>
            <w:tcMar>
              <w:top w:w="15" w:type="dxa"/>
              <w:left w:w="15" w:type="dxa"/>
              <w:bottom w:w="0" w:type="dxa"/>
              <w:right w:w="15" w:type="dxa"/>
            </w:tcMar>
            <w:hideMark/>
          </w:tcPr>
          <w:p w14:paraId="37170F68" w14:textId="77777777" w:rsidR="00CE256F" w:rsidRPr="00CE256F" w:rsidRDefault="00CE256F" w:rsidP="007A28B2">
            <w:pPr>
              <w:rPr>
                <w:lang w:val="da-DK"/>
              </w:rPr>
            </w:pPr>
            <w:r w:rsidRPr="00CE256F">
              <w:rPr>
                <w:lang w:val="da-DK"/>
              </w:rPr>
              <w:t xml:space="preserve">  &gt; 200.0</w:t>
            </w:r>
          </w:p>
        </w:tc>
      </w:tr>
      <w:tr w:rsidR="00CE256F" w:rsidRPr="00CE256F" w14:paraId="2D44CCE3" w14:textId="77777777" w:rsidTr="00CE256F">
        <w:trPr>
          <w:trHeight w:val="20"/>
        </w:trPr>
        <w:tc>
          <w:tcPr>
            <w:tcW w:w="2183" w:type="dxa"/>
            <w:tcBorders>
              <w:top w:val="single" w:sz="8" w:space="0" w:color="FFFFFF"/>
              <w:left w:val="single" w:sz="8" w:space="0" w:color="000000"/>
              <w:bottom w:val="single" w:sz="8" w:space="0" w:color="FFFFFF"/>
              <w:right w:val="single" w:sz="8" w:space="0" w:color="FFFFFF"/>
            </w:tcBorders>
            <w:shd w:val="clear" w:color="auto" w:fill="E0CCCC"/>
            <w:tcMar>
              <w:top w:w="15" w:type="dxa"/>
              <w:left w:w="15" w:type="dxa"/>
              <w:bottom w:w="0" w:type="dxa"/>
              <w:right w:w="15" w:type="dxa"/>
            </w:tcMar>
            <w:hideMark/>
          </w:tcPr>
          <w:p w14:paraId="2340B508" w14:textId="6984EE95" w:rsidR="00CE256F" w:rsidRPr="00CE256F" w:rsidRDefault="00CE256F" w:rsidP="007A28B2">
            <w:pPr>
              <w:rPr>
                <w:lang w:val="da-DK"/>
              </w:rPr>
            </w:pPr>
            <w:r w:rsidRPr="00CE256F">
              <w:rPr>
                <w:lang w:val="da-DK"/>
              </w:rPr>
              <w:t xml:space="preserve">  SOR </w:t>
            </w:r>
          </w:p>
        </w:tc>
        <w:tc>
          <w:tcPr>
            <w:tcW w:w="1097" w:type="dxa"/>
            <w:tcBorders>
              <w:top w:val="single" w:sz="8" w:space="0" w:color="FFFFFF"/>
              <w:left w:val="single" w:sz="8" w:space="0" w:color="FFFFFF"/>
              <w:bottom w:val="single" w:sz="8" w:space="0" w:color="FFFFFF"/>
              <w:right w:val="single" w:sz="8" w:space="0" w:color="FFFFFF"/>
            </w:tcBorders>
            <w:shd w:val="clear" w:color="auto" w:fill="E0CCCC"/>
            <w:tcMar>
              <w:top w:w="15" w:type="dxa"/>
              <w:left w:w="15" w:type="dxa"/>
              <w:bottom w:w="0" w:type="dxa"/>
              <w:right w:w="15" w:type="dxa"/>
            </w:tcMar>
            <w:hideMark/>
          </w:tcPr>
          <w:p w14:paraId="046DCAFA" w14:textId="00D4492D" w:rsidR="00CE256F" w:rsidRPr="00CE256F" w:rsidRDefault="00CE256F" w:rsidP="007A28B2">
            <w:pPr>
              <w:rPr>
                <w:lang w:val="da-DK"/>
              </w:rPr>
            </w:pPr>
            <w:r w:rsidRPr="00CE256F">
              <w:rPr>
                <w:lang w:val="da-DK"/>
              </w:rPr>
              <w:t xml:space="preserve">  &gt; 3.0</w:t>
            </w:r>
          </w:p>
        </w:tc>
        <w:tc>
          <w:tcPr>
            <w:tcW w:w="1029" w:type="dxa"/>
            <w:tcBorders>
              <w:top w:val="single" w:sz="8" w:space="0" w:color="FFFFFF"/>
              <w:left w:val="single" w:sz="8" w:space="0" w:color="FFFFFF"/>
              <w:bottom w:val="single" w:sz="8" w:space="0" w:color="FFFFFF"/>
              <w:right w:val="single" w:sz="8" w:space="0" w:color="000000"/>
            </w:tcBorders>
            <w:shd w:val="clear" w:color="auto" w:fill="E0CCCC"/>
            <w:tcMar>
              <w:top w:w="15" w:type="dxa"/>
              <w:left w:w="15" w:type="dxa"/>
              <w:bottom w:w="0" w:type="dxa"/>
              <w:right w:w="15" w:type="dxa"/>
            </w:tcMar>
            <w:hideMark/>
          </w:tcPr>
          <w:p w14:paraId="03108ED9" w14:textId="77777777" w:rsidR="00CE256F" w:rsidRPr="00CE256F" w:rsidRDefault="00CE256F" w:rsidP="007A28B2">
            <w:pPr>
              <w:rPr>
                <w:lang w:val="da-DK"/>
              </w:rPr>
            </w:pPr>
            <w:r w:rsidRPr="00CE256F">
              <w:rPr>
                <w:lang w:val="da-DK"/>
              </w:rPr>
              <w:t xml:space="preserve">  &gt; 10.0</w:t>
            </w:r>
          </w:p>
        </w:tc>
      </w:tr>
      <w:tr w:rsidR="00CE256F" w:rsidRPr="00CE256F" w14:paraId="5E63869D" w14:textId="77777777" w:rsidTr="00CE256F">
        <w:trPr>
          <w:trHeight w:val="20"/>
        </w:trPr>
        <w:tc>
          <w:tcPr>
            <w:tcW w:w="2183" w:type="dxa"/>
            <w:tcBorders>
              <w:top w:val="single" w:sz="8" w:space="0" w:color="FFFFFF"/>
              <w:left w:val="single" w:sz="8" w:space="0" w:color="000000"/>
              <w:bottom w:val="single" w:sz="8" w:space="0" w:color="FFFFFF"/>
              <w:right w:val="single" w:sz="8" w:space="0" w:color="FFFFFF"/>
            </w:tcBorders>
            <w:shd w:val="clear" w:color="auto" w:fill="F0E7E7"/>
            <w:tcMar>
              <w:top w:w="15" w:type="dxa"/>
              <w:left w:w="15" w:type="dxa"/>
              <w:bottom w:w="0" w:type="dxa"/>
              <w:right w:w="15" w:type="dxa"/>
            </w:tcMar>
            <w:hideMark/>
          </w:tcPr>
          <w:p w14:paraId="4374E0D5" w14:textId="2D383D67" w:rsidR="00CE256F" w:rsidRPr="00CE256F" w:rsidRDefault="00CE256F" w:rsidP="007A28B2">
            <w:pPr>
              <w:rPr>
                <w:lang w:val="da-DK"/>
              </w:rPr>
            </w:pPr>
            <w:r w:rsidRPr="00CE256F">
              <w:rPr>
                <w:lang w:val="da-DK"/>
              </w:rPr>
              <w:t xml:space="preserve">  MQ </w:t>
            </w:r>
          </w:p>
        </w:tc>
        <w:tc>
          <w:tcPr>
            <w:tcW w:w="1097" w:type="dxa"/>
            <w:tcBorders>
              <w:top w:val="single" w:sz="8" w:space="0" w:color="FFFFFF"/>
              <w:left w:val="single" w:sz="8" w:space="0" w:color="FFFFFF"/>
              <w:bottom w:val="single" w:sz="8" w:space="0" w:color="FFFFFF"/>
              <w:right w:val="single" w:sz="8" w:space="0" w:color="FFFFFF"/>
            </w:tcBorders>
            <w:shd w:val="clear" w:color="auto" w:fill="F0E7E7"/>
            <w:tcMar>
              <w:top w:w="15" w:type="dxa"/>
              <w:left w:w="15" w:type="dxa"/>
              <w:bottom w:w="0" w:type="dxa"/>
              <w:right w:w="15" w:type="dxa"/>
            </w:tcMar>
            <w:hideMark/>
          </w:tcPr>
          <w:p w14:paraId="75E216FB" w14:textId="77777777" w:rsidR="00CE256F" w:rsidRPr="00CE256F" w:rsidRDefault="00CE256F" w:rsidP="007A28B2">
            <w:pPr>
              <w:rPr>
                <w:lang w:val="da-DK"/>
              </w:rPr>
            </w:pPr>
            <w:r w:rsidRPr="00CE256F">
              <w:rPr>
                <w:lang w:val="da-DK"/>
              </w:rPr>
              <w:t xml:space="preserve">  &lt; 40.0</w:t>
            </w:r>
          </w:p>
        </w:tc>
        <w:tc>
          <w:tcPr>
            <w:tcW w:w="1029" w:type="dxa"/>
            <w:tcBorders>
              <w:top w:val="single" w:sz="8" w:space="0" w:color="FFFFFF"/>
              <w:left w:val="single" w:sz="8" w:space="0" w:color="FFFFFF"/>
              <w:bottom w:val="single" w:sz="8" w:space="0" w:color="FFFFFF"/>
              <w:right w:val="single" w:sz="8" w:space="0" w:color="000000"/>
            </w:tcBorders>
            <w:shd w:val="clear" w:color="auto" w:fill="F0E7E7"/>
            <w:tcMar>
              <w:top w:w="15" w:type="dxa"/>
              <w:left w:w="15" w:type="dxa"/>
              <w:bottom w:w="0" w:type="dxa"/>
              <w:right w:w="15" w:type="dxa"/>
            </w:tcMar>
            <w:hideMark/>
          </w:tcPr>
          <w:p w14:paraId="7D987F96" w14:textId="77777777" w:rsidR="00CE256F" w:rsidRPr="00CE256F" w:rsidRDefault="00CE256F" w:rsidP="007A28B2">
            <w:pPr>
              <w:rPr>
                <w:lang w:val="da-DK"/>
              </w:rPr>
            </w:pPr>
          </w:p>
        </w:tc>
      </w:tr>
      <w:tr w:rsidR="00CE256F" w:rsidRPr="00CE256F" w14:paraId="0D23DDA6" w14:textId="77777777" w:rsidTr="00CE256F">
        <w:trPr>
          <w:trHeight w:val="20"/>
        </w:trPr>
        <w:tc>
          <w:tcPr>
            <w:tcW w:w="2183" w:type="dxa"/>
            <w:tcBorders>
              <w:top w:val="single" w:sz="8" w:space="0" w:color="FFFFFF"/>
              <w:left w:val="single" w:sz="8" w:space="0" w:color="000000"/>
              <w:bottom w:val="single" w:sz="8" w:space="0" w:color="FFFFFF"/>
              <w:right w:val="single" w:sz="8" w:space="0" w:color="FFFFFF"/>
            </w:tcBorders>
            <w:shd w:val="clear" w:color="auto" w:fill="E0CCCC"/>
            <w:tcMar>
              <w:top w:w="15" w:type="dxa"/>
              <w:left w:w="15" w:type="dxa"/>
              <w:bottom w:w="0" w:type="dxa"/>
              <w:right w:w="15" w:type="dxa"/>
            </w:tcMar>
            <w:hideMark/>
          </w:tcPr>
          <w:p w14:paraId="2B302F3F" w14:textId="10070BEB" w:rsidR="00CE256F" w:rsidRPr="00CE256F" w:rsidRDefault="00CE256F" w:rsidP="007A28B2">
            <w:pPr>
              <w:rPr>
                <w:lang w:val="da-DK"/>
              </w:rPr>
            </w:pPr>
            <w:r w:rsidRPr="00CE256F">
              <w:rPr>
                <w:lang w:val="da-DK"/>
              </w:rPr>
              <w:t xml:space="preserve">  QD </w:t>
            </w:r>
          </w:p>
        </w:tc>
        <w:tc>
          <w:tcPr>
            <w:tcW w:w="1097" w:type="dxa"/>
            <w:tcBorders>
              <w:top w:val="single" w:sz="8" w:space="0" w:color="FFFFFF"/>
              <w:left w:val="single" w:sz="8" w:space="0" w:color="FFFFFF"/>
              <w:bottom w:val="single" w:sz="8" w:space="0" w:color="FFFFFF"/>
              <w:right w:val="single" w:sz="8" w:space="0" w:color="FFFFFF"/>
            </w:tcBorders>
            <w:shd w:val="clear" w:color="auto" w:fill="E0CCCC"/>
            <w:tcMar>
              <w:top w:w="15" w:type="dxa"/>
              <w:left w:w="15" w:type="dxa"/>
              <w:bottom w:w="0" w:type="dxa"/>
              <w:right w:w="15" w:type="dxa"/>
            </w:tcMar>
            <w:hideMark/>
          </w:tcPr>
          <w:p w14:paraId="7291412D" w14:textId="77777777" w:rsidR="00CE256F" w:rsidRPr="00CE256F" w:rsidRDefault="00CE256F" w:rsidP="007A28B2">
            <w:pPr>
              <w:rPr>
                <w:lang w:val="da-DK"/>
              </w:rPr>
            </w:pPr>
            <w:r w:rsidRPr="00CE256F">
              <w:rPr>
                <w:lang w:val="da-DK"/>
              </w:rPr>
              <w:t xml:space="preserve">  &lt; 2.0</w:t>
            </w:r>
          </w:p>
        </w:tc>
        <w:tc>
          <w:tcPr>
            <w:tcW w:w="1029" w:type="dxa"/>
            <w:tcBorders>
              <w:top w:val="single" w:sz="8" w:space="0" w:color="FFFFFF"/>
              <w:left w:val="single" w:sz="8" w:space="0" w:color="FFFFFF"/>
              <w:bottom w:val="single" w:sz="8" w:space="0" w:color="FFFFFF"/>
              <w:right w:val="single" w:sz="8" w:space="0" w:color="000000"/>
            </w:tcBorders>
            <w:shd w:val="clear" w:color="auto" w:fill="E0CCCC"/>
            <w:tcMar>
              <w:top w:w="15" w:type="dxa"/>
              <w:left w:w="15" w:type="dxa"/>
              <w:bottom w:w="0" w:type="dxa"/>
              <w:right w:w="15" w:type="dxa"/>
            </w:tcMar>
            <w:hideMark/>
          </w:tcPr>
          <w:p w14:paraId="497E4B84" w14:textId="77777777" w:rsidR="00CE256F" w:rsidRPr="00CE256F" w:rsidRDefault="00CE256F" w:rsidP="007A28B2">
            <w:pPr>
              <w:rPr>
                <w:lang w:val="da-DK"/>
              </w:rPr>
            </w:pPr>
          </w:p>
        </w:tc>
      </w:tr>
      <w:tr w:rsidR="00CE256F" w:rsidRPr="00CE256F" w14:paraId="3A8D2BEE" w14:textId="77777777" w:rsidTr="00CE256F">
        <w:trPr>
          <w:trHeight w:val="20"/>
        </w:trPr>
        <w:tc>
          <w:tcPr>
            <w:tcW w:w="2183" w:type="dxa"/>
            <w:tcBorders>
              <w:top w:val="single" w:sz="8" w:space="0" w:color="FFFFFF"/>
              <w:left w:val="single" w:sz="8" w:space="0" w:color="000000"/>
              <w:bottom w:val="single" w:sz="8" w:space="0" w:color="FFFFFF"/>
              <w:right w:val="single" w:sz="8" w:space="0" w:color="FFFFFF"/>
            </w:tcBorders>
            <w:shd w:val="clear" w:color="auto" w:fill="F0E7E7"/>
            <w:tcMar>
              <w:top w:w="15" w:type="dxa"/>
              <w:left w:w="15" w:type="dxa"/>
              <w:bottom w:w="0" w:type="dxa"/>
              <w:right w:w="15" w:type="dxa"/>
            </w:tcMar>
            <w:hideMark/>
          </w:tcPr>
          <w:p w14:paraId="33FAE2DA" w14:textId="77777777" w:rsidR="00CE256F" w:rsidRPr="00CE256F" w:rsidRDefault="00CE256F" w:rsidP="007A28B2">
            <w:pPr>
              <w:rPr>
                <w:lang w:val="da-DK"/>
              </w:rPr>
            </w:pPr>
            <w:r w:rsidRPr="00CE256F">
              <w:rPr>
                <w:lang w:val="da-DK"/>
              </w:rPr>
              <w:t xml:space="preserve">  FS </w:t>
            </w:r>
          </w:p>
        </w:tc>
        <w:tc>
          <w:tcPr>
            <w:tcW w:w="1097" w:type="dxa"/>
            <w:tcBorders>
              <w:top w:val="single" w:sz="8" w:space="0" w:color="FFFFFF"/>
              <w:left w:val="single" w:sz="8" w:space="0" w:color="FFFFFF"/>
              <w:bottom w:val="single" w:sz="8" w:space="0" w:color="FFFFFF"/>
              <w:right w:val="single" w:sz="8" w:space="0" w:color="FFFFFF"/>
            </w:tcBorders>
            <w:shd w:val="clear" w:color="auto" w:fill="F0E7E7"/>
            <w:tcMar>
              <w:top w:w="15" w:type="dxa"/>
              <w:left w:w="15" w:type="dxa"/>
              <w:bottom w:w="0" w:type="dxa"/>
              <w:right w:w="15" w:type="dxa"/>
            </w:tcMar>
            <w:hideMark/>
          </w:tcPr>
          <w:p w14:paraId="3ADD8BDA" w14:textId="77777777" w:rsidR="00CE256F" w:rsidRPr="00CE256F" w:rsidRDefault="00CE256F" w:rsidP="007A28B2">
            <w:pPr>
              <w:rPr>
                <w:lang w:val="da-DK"/>
              </w:rPr>
            </w:pPr>
            <w:r w:rsidRPr="00CE256F">
              <w:rPr>
                <w:lang w:val="da-DK"/>
              </w:rPr>
              <w:t xml:space="preserve">  &gt; 60.0</w:t>
            </w:r>
          </w:p>
        </w:tc>
        <w:tc>
          <w:tcPr>
            <w:tcW w:w="1029" w:type="dxa"/>
            <w:tcBorders>
              <w:top w:val="single" w:sz="8" w:space="0" w:color="FFFFFF"/>
              <w:left w:val="single" w:sz="8" w:space="0" w:color="FFFFFF"/>
              <w:bottom w:val="single" w:sz="8" w:space="0" w:color="FFFFFF"/>
              <w:right w:val="single" w:sz="8" w:space="0" w:color="000000"/>
            </w:tcBorders>
            <w:shd w:val="clear" w:color="auto" w:fill="F0E7E7"/>
            <w:tcMar>
              <w:top w:w="15" w:type="dxa"/>
              <w:left w:w="15" w:type="dxa"/>
              <w:bottom w:w="0" w:type="dxa"/>
              <w:right w:w="15" w:type="dxa"/>
            </w:tcMar>
            <w:hideMark/>
          </w:tcPr>
          <w:p w14:paraId="604B0F0C" w14:textId="77777777" w:rsidR="00CE256F" w:rsidRPr="00CE256F" w:rsidRDefault="00CE256F" w:rsidP="007A28B2">
            <w:pPr>
              <w:rPr>
                <w:lang w:val="da-DK"/>
              </w:rPr>
            </w:pPr>
          </w:p>
        </w:tc>
      </w:tr>
      <w:tr w:rsidR="00CE256F" w:rsidRPr="00CE256F" w14:paraId="339BB8BC" w14:textId="77777777" w:rsidTr="00CE256F">
        <w:trPr>
          <w:trHeight w:val="20"/>
        </w:trPr>
        <w:tc>
          <w:tcPr>
            <w:tcW w:w="2183" w:type="dxa"/>
            <w:tcBorders>
              <w:top w:val="single" w:sz="8" w:space="0" w:color="FFFFFF"/>
              <w:left w:val="single" w:sz="8" w:space="0" w:color="000000"/>
              <w:bottom w:val="single" w:sz="8" w:space="0" w:color="FFFFFF"/>
              <w:right w:val="single" w:sz="8" w:space="0" w:color="FFFFFF"/>
            </w:tcBorders>
            <w:shd w:val="clear" w:color="auto" w:fill="E0CCCC"/>
            <w:tcMar>
              <w:top w:w="15" w:type="dxa"/>
              <w:left w:w="15" w:type="dxa"/>
              <w:bottom w:w="0" w:type="dxa"/>
              <w:right w:w="15" w:type="dxa"/>
            </w:tcMar>
            <w:hideMark/>
          </w:tcPr>
          <w:p w14:paraId="54DB2ADE" w14:textId="77777777" w:rsidR="00CE256F" w:rsidRPr="00CE256F" w:rsidRDefault="00CE256F" w:rsidP="007A28B2">
            <w:pPr>
              <w:rPr>
                <w:lang w:val="da-DK"/>
              </w:rPr>
            </w:pPr>
            <w:r w:rsidRPr="00CE256F">
              <w:rPr>
                <w:lang w:val="da-DK"/>
              </w:rPr>
              <w:t xml:space="preserve">  MQRankSum</w:t>
            </w:r>
          </w:p>
        </w:tc>
        <w:tc>
          <w:tcPr>
            <w:tcW w:w="1097" w:type="dxa"/>
            <w:tcBorders>
              <w:top w:val="single" w:sz="8" w:space="0" w:color="FFFFFF"/>
              <w:left w:val="single" w:sz="8" w:space="0" w:color="FFFFFF"/>
              <w:bottom w:val="single" w:sz="8" w:space="0" w:color="FFFFFF"/>
              <w:right w:val="single" w:sz="8" w:space="0" w:color="FFFFFF"/>
            </w:tcBorders>
            <w:shd w:val="clear" w:color="auto" w:fill="E0CCCC"/>
            <w:tcMar>
              <w:top w:w="15" w:type="dxa"/>
              <w:left w:w="15" w:type="dxa"/>
              <w:bottom w:w="0" w:type="dxa"/>
              <w:right w:w="15" w:type="dxa"/>
            </w:tcMar>
            <w:hideMark/>
          </w:tcPr>
          <w:p w14:paraId="77086594" w14:textId="77777777" w:rsidR="00CE256F" w:rsidRPr="00CE256F" w:rsidRDefault="00CE256F" w:rsidP="007A28B2">
            <w:pPr>
              <w:rPr>
                <w:lang w:val="da-DK"/>
              </w:rPr>
            </w:pPr>
            <w:r w:rsidRPr="00CE256F">
              <w:rPr>
                <w:lang w:val="da-DK"/>
              </w:rPr>
              <w:t xml:space="preserve">  &lt; -12.5</w:t>
            </w:r>
          </w:p>
        </w:tc>
        <w:tc>
          <w:tcPr>
            <w:tcW w:w="1029" w:type="dxa"/>
            <w:tcBorders>
              <w:top w:val="single" w:sz="8" w:space="0" w:color="FFFFFF"/>
              <w:left w:val="single" w:sz="8" w:space="0" w:color="FFFFFF"/>
              <w:bottom w:val="single" w:sz="8" w:space="0" w:color="FFFFFF"/>
              <w:right w:val="single" w:sz="8" w:space="0" w:color="000000"/>
            </w:tcBorders>
            <w:shd w:val="clear" w:color="auto" w:fill="E0CCCC"/>
            <w:tcMar>
              <w:top w:w="15" w:type="dxa"/>
              <w:left w:w="15" w:type="dxa"/>
              <w:bottom w:w="0" w:type="dxa"/>
              <w:right w:w="15" w:type="dxa"/>
            </w:tcMar>
            <w:hideMark/>
          </w:tcPr>
          <w:p w14:paraId="182DE44A" w14:textId="77777777" w:rsidR="00CE256F" w:rsidRPr="00CE256F" w:rsidRDefault="00CE256F" w:rsidP="007A28B2">
            <w:pPr>
              <w:rPr>
                <w:lang w:val="da-DK"/>
              </w:rPr>
            </w:pPr>
          </w:p>
        </w:tc>
      </w:tr>
      <w:tr w:rsidR="00CE256F" w:rsidRPr="00CE256F" w14:paraId="15C29D91" w14:textId="77777777" w:rsidTr="00CE256F">
        <w:trPr>
          <w:trHeight w:val="20"/>
        </w:trPr>
        <w:tc>
          <w:tcPr>
            <w:tcW w:w="2183" w:type="dxa"/>
            <w:tcBorders>
              <w:top w:val="single" w:sz="8" w:space="0" w:color="FFFFFF"/>
              <w:left w:val="single" w:sz="8" w:space="0" w:color="000000"/>
              <w:bottom w:val="single" w:sz="8" w:space="0" w:color="FFFFFF"/>
              <w:right w:val="single" w:sz="8" w:space="0" w:color="FFFFFF"/>
            </w:tcBorders>
            <w:shd w:val="clear" w:color="auto" w:fill="F0E7E7"/>
            <w:tcMar>
              <w:top w:w="15" w:type="dxa"/>
              <w:left w:w="15" w:type="dxa"/>
              <w:bottom w:w="0" w:type="dxa"/>
              <w:right w:w="15" w:type="dxa"/>
            </w:tcMar>
            <w:hideMark/>
          </w:tcPr>
          <w:p w14:paraId="780AD391" w14:textId="30FFAA64" w:rsidR="00CE256F" w:rsidRPr="00CE256F" w:rsidRDefault="00CE256F" w:rsidP="007A28B2">
            <w:pPr>
              <w:rPr>
                <w:lang w:val="da-DK"/>
              </w:rPr>
            </w:pPr>
            <w:r w:rsidRPr="00CE256F">
              <w:rPr>
                <w:lang w:val="da-DK"/>
              </w:rPr>
              <w:t xml:space="preserve">  ReadPosRankSum</w:t>
            </w:r>
          </w:p>
        </w:tc>
        <w:tc>
          <w:tcPr>
            <w:tcW w:w="1097" w:type="dxa"/>
            <w:tcBorders>
              <w:top w:val="single" w:sz="8" w:space="0" w:color="FFFFFF"/>
              <w:left w:val="single" w:sz="8" w:space="0" w:color="FFFFFF"/>
              <w:bottom w:val="single" w:sz="8" w:space="0" w:color="FFFFFF"/>
              <w:right w:val="single" w:sz="8" w:space="0" w:color="FFFFFF"/>
            </w:tcBorders>
            <w:shd w:val="clear" w:color="auto" w:fill="F0E7E7"/>
            <w:tcMar>
              <w:top w:w="15" w:type="dxa"/>
              <w:left w:w="15" w:type="dxa"/>
              <w:bottom w:w="0" w:type="dxa"/>
              <w:right w:w="15" w:type="dxa"/>
            </w:tcMar>
            <w:hideMark/>
          </w:tcPr>
          <w:p w14:paraId="5263689F" w14:textId="77777777" w:rsidR="00CE256F" w:rsidRPr="00CE256F" w:rsidRDefault="00CE256F" w:rsidP="007A28B2">
            <w:pPr>
              <w:rPr>
                <w:lang w:val="da-DK"/>
              </w:rPr>
            </w:pPr>
            <w:r w:rsidRPr="00CE256F">
              <w:rPr>
                <w:lang w:val="da-DK"/>
              </w:rPr>
              <w:t xml:space="preserve">  &lt; -8.0</w:t>
            </w:r>
          </w:p>
        </w:tc>
        <w:tc>
          <w:tcPr>
            <w:tcW w:w="1029" w:type="dxa"/>
            <w:tcBorders>
              <w:top w:val="single" w:sz="8" w:space="0" w:color="FFFFFF"/>
              <w:left w:val="single" w:sz="8" w:space="0" w:color="FFFFFF"/>
              <w:bottom w:val="single" w:sz="8" w:space="0" w:color="FFFFFF"/>
              <w:right w:val="single" w:sz="8" w:space="0" w:color="000000"/>
            </w:tcBorders>
            <w:shd w:val="clear" w:color="auto" w:fill="F0E7E7"/>
            <w:tcMar>
              <w:top w:w="15" w:type="dxa"/>
              <w:left w:w="15" w:type="dxa"/>
              <w:bottom w:w="0" w:type="dxa"/>
              <w:right w:w="15" w:type="dxa"/>
            </w:tcMar>
            <w:hideMark/>
          </w:tcPr>
          <w:p w14:paraId="4AB17AD8" w14:textId="77777777" w:rsidR="00CE256F" w:rsidRPr="00CE256F" w:rsidRDefault="00CE256F" w:rsidP="007A28B2">
            <w:pPr>
              <w:rPr>
                <w:lang w:val="da-DK"/>
              </w:rPr>
            </w:pPr>
            <w:r w:rsidRPr="00CE256F">
              <w:rPr>
                <w:lang w:val="da-DK"/>
              </w:rPr>
              <w:t xml:space="preserve">  &lt; -20</w:t>
            </w:r>
          </w:p>
        </w:tc>
      </w:tr>
      <w:tr w:rsidR="00CE256F" w:rsidRPr="00CE256F" w14:paraId="2AA5381A" w14:textId="77777777" w:rsidTr="00CE256F">
        <w:trPr>
          <w:trHeight w:val="20"/>
        </w:trPr>
        <w:tc>
          <w:tcPr>
            <w:tcW w:w="2183" w:type="dxa"/>
            <w:tcBorders>
              <w:top w:val="single" w:sz="8" w:space="0" w:color="FFFFFF"/>
              <w:left w:val="single" w:sz="8" w:space="0" w:color="000000"/>
              <w:bottom w:val="single" w:sz="8" w:space="0" w:color="000000"/>
              <w:right w:val="single" w:sz="8" w:space="0" w:color="FFFFFF"/>
            </w:tcBorders>
            <w:shd w:val="clear" w:color="auto" w:fill="E0CCCC"/>
            <w:tcMar>
              <w:top w:w="15" w:type="dxa"/>
              <w:left w:w="15" w:type="dxa"/>
              <w:bottom w:w="0" w:type="dxa"/>
              <w:right w:w="15" w:type="dxa"/>
            </w:tcMar>
            <w:hideMark/>
          </w:tcPr>
          <w:p w14:paraId="66238922" w14:textId="10FCA4E3" w:rsidR="00CE256F" w:rsidRPr="00CE256F" w:rsidRDefault="00CE256F" w:rsidP="007A28B2">
            <w:pPr>
              <w:rPr>
                <w:lang w:val="da-DK"/>
              </w:rPr>
            </w:pPr>
            <w:r w:rsidRPr="00CE256F">
              <w:rPr>
                <w:lang w:val="da-DK"/>
              </w:rPr>
              <w:t xml:space="preserve">  Max maf </w:t>
            </w:r>
          </w:p>
        </w:tc>
        <w:tc>
          <w:tcPr>
            <w:tcW w:w="1097" w:type="dxa"/>
            <w:tcBorders>
              <w:top w:val="single" w:sz="8" w:space="0" w:color="FFFFFF"/>
              <w:left w:val="single" w:sz="8" w:space="0" w:color="FFFFFF"/>
              <w:bottom w:val="single" w:sz="8" w:space="0" w:color="000000"/>
              <w:right w:val="single" w:sz="8" w:space="0" w:color="FFFFFF"/>
            </w:tcBorders>
            <w:shd w:val="clear" w:color="auto" w:fill="E0CCCC"/>
            <w:tcMar>
              <w:top w:w="15" w:type="dxa"/>
              <w:left w:w="15" w:type="dxa"/>
              <w:bottom w:w="0" w:type="dxa"/>
              <w:right w:w="15" w:type="dxa"/>
            </w:tcMar>
            <w:hideMark/>
          </w:tcPr>
          <w:p w14:paraId="7C50C5CC" w14:textId="77777777" w:rsidR="00CE256F" w:rsidRPr="00CE256F" w:rsidRDefault="00CE256F" w:rsidP="007A28B2">
            <w:pPr>
              <w:rPr>
                <w:lang w:val="da-DK"/>
              </w:rPr>
            </w:pPr>
            <w:r w:rsidRPr="00CE256F">
              <w:rPr>
                <w:lang w:val="da-DK"/>
              </w:rPr>
              <w:t xml:space="preserve">  0.99992</w:t>
            </w:r>
          </w:p>
        </w:tc>
        <w:tc>
          <w:tcPr>
            <w:tcW w:w="1029" w:type="dxa"/>
            <w:tcBorders>
              <w:top w:val="single" w:sz="8" w:space="0" w:color="FFFFFF"/>
              <w:left w:val="single" w:sz="8" w:space="0" w:color="FFFFFF"/>
              <w:bottom w:val="single" w:sz="8" w:space="0" w:color="000000"/>
              <w:right w:val="single" w:sz="8" w:space="0" w:color="000000"/>
            </w:tcBorders>
            <w:shd w:val="clear" w:color="auto" w:fill="E0CCCC"/>
            <w:tcMar>
              <w:top w:w="15" w:type="dxa"/>
              <w:left w:w="15" w:type="dxa"/>
              <w:bottom w:w="0" w:type="dxa"/>
              <w:right w:w="15" w:type="dxa"/>
            </w:tcMar>
            <w:hideMark/>
          </w:tcPr>
          <w:p w14:paraId="41C12B41" w14:textId="77777777" w:rsidR="00CE256F" w:rsidRPr="00CE256F" w:rsidRDefault="00CE256F" w:rsidP="007A28B2">
            <w:pPr>
              <w:rPr>
                <w:lang w:val="da-DK"/>
              </w:rPr>
            </w:pPr>
          </w:p>
        </w:tc>
      </w:tr>
    </w:tbl>
    <w:p w14:paraId="28A20CCF" w14:textId="77777777" w:rsidR="00F70B06" w:rsidRDefault="00F70B06" w:rsidP="007A28B2">
      <w:pPr>
        <w:pStyle w:val="Heading3"/>
        <w:rPr>
          <w:ins w:id="1535" w:author="Sophie Emilie Søborg Agger" w:date="2020-06-23T09:53:00Z"/>
        </w:rPr>
      </w:pPr>
    </w:p>
    <w:p w14:paraId="09515F67" w14:textId="0FD0627A" w:rsidR="00CE256F" w:rsidRDefault="00D068A7" w:rsidP="00B8183E">
      <w:pPr>
        <w:pStyle w:val="Heading2"/>
        <w:rPr>
          <w:ins w:id="1536" w:author="Sophie Emilie Søborg Agger" w:date="2020-07-03T13:36:00Z"/>
        </w:rPr>
      </w:pPr>
      <w:bookmarkStart w:id="1537" w:name="_Toc51594500"/>
      <w:r>
        <w:t>Statistical methods</w:t>
      </w:r>
      <w:bookmarkEnd w:id="1537"/>
    </w:p>
    <w:p w14:paraId="6DF9380C" w14:textId="77777777" w:rsidR="005D7CF1" w:rsidRDefault="005D7CF1" w:rsidP="005D7CF1">
      <w:pPr>
        <w:pStyle w:val="Heading3"/>
        <w:rPr>
          <w:ins w:id="1538" w:author="Sophie Emilie Søborg Agger" w:date="2020-07-03T13:36:00Z"/>
        </w:rPr>
      </w:pPr>
      <w:bookmarkStart w:id="1539" w:name="_Toc51594501"/>
      <w:ins w:id="1540" w:author="Sophie Emilie Søborg Agger" w:date="2020-07-03T13:36:00Z">
        <w:r>
          <w:t>Candidate genes</w:t>
        </w:r>
        <w:bookmarkEnd w:id="1539"/>
      </w:ins>
    </w:p>
    <w:p w14:paraId="0CE82457" w14:textId="77777777" w:rsidR="005D7CF1" w:rsidRDefault="005D7CF1" w:rsidP="005D7CF1">
      <w:pPr>
        <w:rPr>
          <w:ins w:id="1541" w:author="Sophie Emilie Søborg Agger" w:date="2020-07-03T13:36:00Z"/>
        </w:rPr>
      </w:pPr>
      <w:ins w:id="1542" w:author="Sophie Emilie Søborg Agger" w:date="2020-07-03T13:36:00Z">
        <w:r>
          <w:t>In order to investigate genes of interest, several gene lists were generated (see (Sup) Table X)</w:t>
        </w:r>
      </w:ins>
    </w:p>
    <w:p w14:paraId="40C6DA5F" w14:textId="77777777" w:rsidR="005D7CF1" w:rsidRDefault="005D7CF1" w:rsidP="005D7CF1">
      <w:pPr>
        <w:rPr>
          <w:ins w:id="1543" w:author="Sophie Emilie Søborg Agger" w:date="2020-07-03T13:36:00Z"/>
        </w:rPr>
      </w:pPr>
      <w:ins w:id="1544" w:author="Sophie Emilie Søborg Agger" w:date="2020-07-03T13:36:00Z">
        <w:r>
          <w:t>3 based on TCGA data:</w:t>
        </w:r>
      </w:ins>
    </w:p>
    <w:p w14:paraId="27B45444" w14:textId="77777777" w:rsidR="005D7CF1" w:rsidRDefault="005D7CF1" w:rsidP="005D7CF1">
      <w:pPr>
        <w:rPr>
          <w:ins w:id="1545" w:author="Sophie Emilie Søborg Agger" w:date="2020-07-03T13:36:00Z"/>
        </w:rPr>
      </w:pPr>
      <w:ins w:id="1546" w:author="Sophie Emilie Søborg Agger" w:date="2020-07-03T13:36:00Z">
        <w:r>
          <w:tab/>
          <w:t>20 most commonly mutated genes in CMML</w:t>
        </w:r>
      </w:ins>
    </w:p>
    <w:p w14:paraId="4C1181CE" w14:textId="77777777" w:rsidR="005D7CF1" w:rsidRDefault="005D7CF1" w:rsidP="005D7CF1">
      <w:pPr>
        <w:rPr>
          <w:ins w:id="1547" w:author="Sophie Emilie Søborg Agger" w:date="2020-07-03T13:36:00Z"/>
        </w:rPr>
      </w:pPr>
      <w:ins w:id="1548" w:author="Sophie Emilie Søborg Agger" w:date="2020-07-03T13:36:00Z">
        <w:r>
          <w:tab/>
          <w:t>20 most common somatic mutations associated with cancer</w:t>
        </w:r>
      </w:ins>
    </w:p>
    <w:p w14:paraId="56AD9227" w14:textId="77777777" w:rsidR="005D7CF1" w:rsidRDefault="005D7CF1" w:rsidP="005D7CF1">
      <w:pPr>
        <w:rPr>
          <w:ins w:id="1549" w:author="Sophie Emilie Søborg Agger" w:date="2020-07-03T13:36:00Z"/>
        </w:rPr>
      </w:pPr>
      <w:ins w:id="1550" w:author="Sophie Emilie Søborg Agger" w:date="2020-07-03T13:36:00Z">
        <w:r>
          <w:tab/>
          <w:t>20 most common germline mutations associated with cancer</w:t>
        </w:r>
      </w:ins>
    </w:p>
    <w:p w14:paraId="5BCCC599" w14:textId="77777777" w:rsidR="005D7CF1" w:rsidRDefault="005D7CF1" w:rsidP="005D7CF1">
      <w:pPr>
        <w:rPr>
          <w:ins w:id="1551" w:author="Sophie Emilie Søborg Agger" w:date="2020-07-03T13:36:00Z"/>
        </w:rPr>
      </w:pPr>
    </w:p>
    <w:p w14:paraId="59C559D8" w14:textId="77777777" w:rsidR="005D7CF1" w:rsidRDefault="005D7CF1" w:rsidP="005D7CF1">
      <w:pPr>
        <w:rPr>
          <w:ins w:id="1552" w:author="Sophie Emilie Søborg Agger" w:date="2020-07-03T13:36:00Z"/>
        </w:rPr>
      </w:pPr>
      <w:commentRangeStart w:id="1553"/>
      <w:ins w:id="1554" w:author="Sophie Emilie Søborg Agger" w:date="2020-07-03T13:36:00Z">
        <w:r>
          <w:t>3 based on prior knowledge from the literature</w:t>
        </w:r>
      </w:ins>
    </w:p>
    <w:p w14:paraId="03149674" w14:textId="77777777" w:rsidR="005D7CF1" w:rsidRDefault="005D7CF1" w:rsidP="005D7CF1">
      <w:pPr>
        <w:rPr>
          <w:ins w:id="1555" w:author="Sophie Emilie Søborg Agger" w:date="2020-07-03T13:36:00Z"/>
        </w:rPr>
      </w:pPr>
      <w:ins w:id="1556" w:author="Sophie Emilie Søborg Agger" w:date="2020-07-03T13:36:00Z">
        <w:r>
          <w:tab/>
          <w:t>Genes associated with histiocytic disease</w:t>
        </w:r>
      </w:ins>
    </w:p>
    <w:p w14:paraId="47DC9198" w14:textId="77777777" w:rsidR="005D7CF1" w:rsidRDefault="005D7CF1" w:rsidP="005D7CF1">
      <w:pPr>
        <w:rPr>
          <w:ins w:id="1557" w:author="Sophie Emilie Søborg Agger" w:date="2020-07-03T13:36:00Z"/>
        </w:rPr>
      </w:pPr>
      <w:ins w:id="1558" w:author="Sophie Emilie Søborg Agger" w:date="2020-07-03T13:36:00Z">
        <w:r>
          <w:tab/>
          <w:t>Genes associated with patella luxation</w:t>
        </w:r>
      </w:ins>
    </w:p>
    <w:p w14:paraId="73CA4990" w14:textId="77777777" w:rsidR="005D7CF1" w:rsidRDefault="005D7CF1" w:rsidP="005D7CF1">
      <w:pPr>
        <w:rPr>
          <w:ins w:id="1559" w:author="Sophie Emilie Søborg Agger" w:date="2020-07-03T13:36:00Z"/>
        </w:rPr>
      </w:pPr>
      <w:ins w:id="1560" w:author="Sophie Emilie Søborg Agger" w:date="2020-07-03T13:36:00Z">
        <w:r>
          <w:tab/>
          <w:t>Genes associated with renal dysplasia</w:t>
        </w:r>
        <w:commentRangeEnd w:id="1553"/>
        <w:r>
          <w:rPr>
            <w:rStyle w:val="CommentReference"/>
          </w:rPr>
          <w:commentReference w:id="1553"/>
        </w:r>
      </w:ins>
    </w:p>
    <w:p w14:paraId="73CE2E09" w14:textId="77777777" w:rsidR="00D04D02" w:rsidRDefault="00D04D02" w:rsidP="00D04D02">
      <w:pPr>
        <w:pStyle w:val="Heading3"/>
        <w:rPr>
          <w:ins w:id="1561" w:author="Sophie Emilie Søborg Agger" w:date="2020-08-11T11:00:00Z"/>
        </w:rPr>
      </w:pPr>
    </w:p>
    <w:p w14:paraId="71E10214" w14:textId="3BBD9A1D" w:rsidR="00D04D02" w:rsidRDefault="00D04D02" w:rsidP="00D04D02">
      <w:pPr>
        <w:pStyle w:val="Heading3"/>
        <w:rPr>
          <w:ins w:id="1562" w:author="Sophie Emilie Søborg Agger" w:date="2020-08-11T11:00:00Z"/>
        </w:rPr>
      </w:pPr>
      <w:bookmarkStart w:id="1563" w:name="_Toc51594502"/>
      <w:ins w:id="1564" w:author="Sophie Emilie Søborg Agger" w:date="2020-08-11T11:00:00Z">
        <w:r>
          <w:t>Missense and deleterious mutations</w:t>
        </w:r>
        <w:bookmarkEnd w:id="1563"/>
      </w:ins>
    </w:p>
    <w:p w14:paraId="485E8AA2" w14:textId="364D57F1" w:rsidR="005D7CF1" w:rsidRDefault="00D04D02">
      <w:pPr>
        <w:rPr>
          <w:ins w:id="1565" w:author="Sophie Emilie Søborg Agger" w:date="2020-08-11T11:00:00Z"/>
        </w:rPr>
      </w:pPr>
      <w:ins w:id="1566" w:author="Sophie Emilie Søborg Agger" w:date="2020-08-11T11:00:00Z">
        <w:r>
          <w:t xml:space="preserve">To investigate the consequences of the different mutations, all SNPs were annotated with VEP. </w:t>
        </w:r>
      </w:ins>
    </w:p>
    <w:p w14:paraId="08A55839" w14:textId="77777777" w:rsidR="00D04D02" w:rsidRPr="00B8183E" w:rsidRDefault="00D04D02">
      <w:pPr>
        <w:pPrChange w:id="1567" w:author="Sophie Emilie Søborg Agger" w:date="2020-07-03T13:36:00Z">
          <w:pPr>
            <w:pStyle w:val="Heading3"/>
          </w:pPr>
        </w:pPrChange>
      </w:pPr>
    </w:p>
    <w:p w14:paraId="6B0E4059" w14:textId="5D27FE6A" w:rsidR="00BE45CF" w:rsidDel="00371D58" w:rsidRDefault="00DC18D2" w:rsidP="007A28B2">
      <w:pPr>
        <w:pStyle w:val="Heading4"/>
        <w:rPr>
          <w:del w:id="1568" w:author="Sophie Emilie Søborg Agger" w:date="2020-06-23T10:15:00Z"/>
        </w:rPr>
      </w:pPr>
      <w:del w:id="1569" w:author="Sophie Emilie Søborg Agger" w:date="2020-06-23T10:15:00Z">
        <w:r w:rsidDel="00371D58">
          <w:delText>Candidate gene analysis</w:delText>
        </w:r>
      </w:del>
    </w:p>
    <w:p w14:paraId="69F13896" w14:textId="36CC38AB" w:rsidR="00DC18D2" w:rsidRPr="00DC18D2" w:rsidDel="00371D58" w:rsidRDefault="00DC18D2" w:rsidP="007A28B2">
      <w:pPr>
        <w:rPr>
          <w:del w:id="1570" w:author="Sophie Emilie Søborg Agger" w:date="2020-06-23T10:15:00Z"/>
        </w:rPr>
      </w:pPr>
      <w:del w:id="1571" w:author="Sophie Emilie Søborg Agger" w:date="2020-06-23T10:15:00Z">
        <w:r w:rsidDel="00371D58">
          <w:delText>For each of the provided gene list</w:delText>
        </w:r>
        <w:r w:rsidR="00D068A7" w:rsidDel="00371D58">
          <w:delText>, Fishers exact test were performed on each SNP</w:delText>
        </w:r>
        <w:r w:rsidDel="00371D58">
          <w:delText xml:space="preserve"> and the significant SNPs were annotated</w:delText>
        </w:r>
        <w:r w:rsidR="00CE1E24" w:rsidDel="00371D58">
          <w:delText xml:space="preserve"> with VEP 99</w:delText>
        </w:r>
        <w:r w:rsidR="00CE1E24" w:rsidDel="00371D58">
          <w:fldChar w:fldCharType="begin" w:fldLock="1"/>
        </w:r>
        <w:r w:rsidR="00CE1E24" w:rsidRPr="005D7CF1" w:rsidDel="00371D58">
          <w:delInstrText>ADDIN CSL_CITATION {"citationItems":[{"id":"ITEM-1","itemData":{"DOI":"10.1186/s13059-016-0974-4","ISSN":"1474760X","PMID":"27268795","abstract":"The Ensembl Variant Effect Predictor is a powerful toolset for the analysis, annotation, and prioritization of genomic variants in coding and non-coding regions. It provides access to an extensive collection of genomic annotation, with a variety of interfaces to suit different requirements, and simple options for configuring and extending analysis. It is open source, free to use, and supports full reproducibility of results. The Ensembl Variant Effect Predictor can simplify and accelerate variant interpretation in a wide range of study designs.","author":[{"dropping-particle":"","family":"McLaren","given":"William","non-dropping-particle":"","parse-names":false,"suffix":""},{"dropping-particle":"","family":"Gil","given":"Laurent","non-dropping-particle":"","parse-names":false,"suffix":""},{"dropping-particle":"","family":"Hunt","given":"Sarah E.","non-dropping-particle":"","parse-names":false,"suffix":""},{"dropping-particle":"","family":"Riat","given":"Harpreet Singh","non-dropping-particle":"","parse-names":false,"suffix":""},{"dropping-particle":"","family":"Ritchie","given":"Graham R.S.","non-dropping-particle":"","parse-names":false,"suffix":""},{"dropping-particle":"","family":"Thormann","given":"Anja","non-dropping-particle":"","parse-names":false,"suffix":""},{"dropping-particle":"","family":"Flicek","given":"Paul","non-dropping-particle":"","parse-names":false,"suffix":""},{"dropping-particle":"","family":"Cunningham","given":"Fiona","non-dropping-particle":"","parse-names":false,"suffix":""}],"container-title":"Genome Biology","id":"ITEM-1","issue":"1","issued":{"date-parts":[["2016","6","6"]]},"page":"122","publisher":"BioMed Central Ltd.","title":"The Ensembl Variant Effect Predictor","type":"article-journal","volume":"17"},"uris":["http://www.mendeley.com/documents/?uuid=421f2aea-ca0f-350b-b866-f1a5039c3cf6"]}],"mendeley":{"formattedCitation":"&lt;sup&gt;4&lt;/sup&gt;","plainTextFormattedCitation":"4"},"properties":{"noteIndex":0},"schema":"https://github.com/citation-style-language/schema/raw/master/csl-citation.json"}</w:delInstrText>
        </w:r>
        <w:r w:rsidR="00CE1E24" w:rsidDel="00371D58">
          <w:fldChar w:fldCharType="separate"/>
        </w:r>
        <w:r w:rsidR="00CE1E24" w:rsidRPr="00CE1E24" w:rsidDel="00371D58">
          <w:rPr>
            <w:noProof/>
            <w:vertAlign w:val="superscript"/>
          </w:rPr>
          <w:delText>4</w:delText>
        </w:r>
        <w:r w:rsidR="00CE1E24" w:rsidDel="00371D58">
          <w:fldChar w:fldCharType="end"/>
        </w:r>
      </w:del>
    </w:p>
    <w:p w14:paraId="4E98D363" w14:textId="0201A11A" w:rsidR="004440C4" w:rsidDel="00371D58" w:rsidRDefault="004440C4" w:rsidP="007A28B2">
      <w:pPr>
        <w:pStyle w:val="Heading4"/>
        <w:rPr>
          <w:del w:id="1572" w:author="Sophie Emilie Søborg Agger" w:date="2020-06-23T10:15:00Z"/>
        </w:rPr>
      </w:pPr>
      <w:del w:id="1573" w:author="Sophie Emilie Søborg Agger" w:date="2020-06-23T10:15:00Z">
        <w:r w:rsidDel="00371D58">
          <w:delText>HS FCR vs FCR</w:delText>
        </w:r>
      </w:del>
    </w:p>
    <w:p w14:paraId="612508F7" w14:textId="0A4B1A0C" w:rsidR="00D068A7" w:rsidRPr="00D068A7" w:rsidDel="00371D58" w:rsidRDefault="00D068A7" w:rsidP="007A28B2">
      <w:pPr>
        <w:rPr>
          <w:del w:id="1574" w:author="Sophie Emilie Søborg Agger" w:date="2020-06-23T10:15:00Z"/>
        </w:rPr>
      </w:pPr>
    </w:p>
    <w:p w14:paraId="5A486762" w14:textId="7E32E82A" w:rsidR="004440C4" w:rsidRPr="004440C4" w:rsidDel="00371D58" w:rsidRDefault="004440C4" w:rsidP="007A28B2">
      <w:pPr>
        <w:rPr>
          <w:del w:id="1575" w:author="Sophie Emilie Søborg Agger" w:date="2020-06-23T10:15:00Z"/>
        </w:rPr>
      </w:pPr>
    </w:p>
    <w:p w14:paraId="511427AC" w14:textId="2144D408" w:rsidR="00BE45CF" w:rsidDel="005D7CF1" w:rsidRDefault="00BE45CF">
      <w:pPr>
        <w:pStyle w:val="Heading3"/>
        <w:rPr>
          <w:del w:id="1576" w:author="Sophie Emilie Søborg Agger" w:date="2020-07-03T13:36:00Z"/>
        </w:rPr>
        <w:pPrChange w:id="1577" w:author="Sophie Emilie Søborg Agger" w:date="2020-06-23T14:11:00Z">
          <w:pPr>
            <w:pStyle w:val="Heading4"/>
          </w:pPr>
        </w:pPrChange>
      </w:pPr>
      <w:del w:id="1578" w:author="Sophie Emilie Søborg Agger" w:date="2020-07-03T13:36:00Z">
        <w:r w:rsidDel="005D7CF1">
          <w:delText>Pathway analysis</w:delText>
        </w:r>
      </w:del>
    </w:p>
    <w:p w14:paraId="66553E1D" w14:textId="343A0C27" w:rsidR="00BE45CF" w:rsidRDefault="00BE45CF">
      <w:pPr>
        <w:pStyle w:val="Heading3"/>
        <w:pPrChange w:id="1579" w:author="Sophie Emilie Søborg Agger" w:date="2020-06-23T14:11:00Z">
          <w:pPr>
            <w:pStyle w:val="Heading4"/>
          </w:pPr>
        </w:pPrChange>
      </w:pPr>
      <w:bookmarkStart w:id="1580" w:name="_Toc51594503"/>
      <w:r>
        <w:t>F statistics</w:t>
      </w:r>
      <w:bookmarkEnd w:id="1580"/>
    </w:p>
    <w:p w14:paraId="1CD598B4" w14:textId="6FDC87C2" w:rsidR="00A55085" w:rsidRDefault="007D442F" w:rsidP="007A28B2">
      <w:r>
        <w:t xml:space="preserve">To evaluate if any SNPs were fixated in this population. F-statistics were calculated with </w:t>
      </w:r>
      <w:ins w:id="1581" w:author="Sophie Emilie Søborg Agger" w:date="2020-08-24T11:50:00Z">
        <w:r w:rsidR="00566976">
          <w:t>2</w:t>
        </w:r>
      </w:ins>
      <w:del w:id="1582" w:author="Sophie Emilie Søborg Agger" w:date="2020-08-24T11:50:00Z">
        <w:r w:rsidDel="00566976">
          <w:delText>3</w:delText>
        </w:r>
      </w:del>
      <w:r>
        <w:t xml:space="preserve"> different populations</w:t>
      </w:r>
      <w:ins w:id="1583" w:author="Sophie Emilie Søborg Agger" w:date="2020-06-23T10:15:00Z">
        <w:r w:rsidR="00371D58">
          <w:t xml:space="preserve"> and annotated with VEP 99</w:t>
        </w:r>
        <w:r w:rsidR="00371D58">
          <w:fldChar w:fldCharType="begin" w:fldLock="1"/>
        </w:r>
      </w:ins>
      <w:r w:rsidR="00943980">
        <w:instrText>ADDIN CSL_CITATION {"citationItems":[{"id":"ITEM-1","itemData":{"DOI":"10.1186/s13059-016-0974-4","ISSN":"1474760X","PMID":"27268795","abstract":"The Ensembl Variant Effect Predictor is a powerful toolset for the analysis, annotation, and prioritization of genomic variants in coding and non-coding regions. It provides access to an extensive collection of genomic annotation, with a variety of interfaces to suit different requirements, and simple options for configuring and extending analysis. It is open source, free to use, and supports full reproducibility of results. The Ensembl Variant Effect Predictor can simplify and accelerate variant interpretation in a wide range of study designs.","author":[{"dropping-particle":"","family":"McLaren","given":"William","non-dropping-particle":"","parse-names":false,"suffix":""},{"dropping-particle":"","family":"Gil","given":"Laurent","non-dropping-particle":"","parse-names":false,"suffix":""},{"dropping-particle":"","family":"Hunt","given":"Sarah E.","non-dropping-particle":"","parse-names":false,"suffix":""},{"dropping-particle":"","family":"Riat","given":"Harpreet Singh","non-dropping-particle":"","parse-names":false,"suffix":""},{"dropping-particle":"","family":"Ritchie","given":"Graham R.S.","non-dropping-particle":"","parse-names":false,"suffix":""},{"dropping-particle":"","family":"Thormann","given":"Anja","non-dropping-particle":"","parse-names":false,"suffix":""},{"dropping-particle":"","family":"Flicek","given":"Paul","non-dropping-particle":"","parse-names":false,"suffix":""},{"dropping-particle":"","family":"Cunningham","given":"Fiona","non-dropping-particle":"","parse-names":false,"suffix":""}],"container-title":"Genome Biology","id":"ITEM-1","issue":"1","issued":{"date-parts":[["2016","6","6"]]},"page":"122","publisher":"BioMed Central Ltd.","title":"The Ensembl Variant Effect Predictor","type":"article-journal","volume":"17"},"uris":["http://www.mendeley.com/documents/?uuid=421f2aea-ca0f-350b-b866-f1a5039c3cf6"]}],"mendeley":{"formattedCitation":"&lt;sup&gt;7&lt;/sup&gt;","plainTextFormattedCitation":"7","previouslyFormattedCitation":"&lt;sup&gt;6&lt;/sup&gt;"},"properties":{"noteIndex":0},"schema":"https://github.com/citation-style-language/schema/raw/master/csl-citation.json"}</w:instrText>
      </w:r>
      <w:ins w:id="1584" w:author="Sophie Emilie Søborg Agger" w:date="2020-06-23T10:15:00Z">
        <w:r w:rsidR="00371D58">
          <w:fldChar w:fldCharType="separate"/>
        </w:r>
      </w:ins>
      <w:r w:rsidR="00943980" w:rsidRPr="00943980">
        <w:rPr>
          <w:noProof/>
          <w:vertAlign w:val="superscript"/>
        </w:rPr>
        <w:t>7</w:t>
      </w:r>
      <w:ins w:id="1585" w:author="Sophie Emilie Søborg Agger" w:date="2020-06-23T10:15:00Z">
        <w:r w:rsidR="00371D58">
          <w:fldChar w:fldCharType="end"/>
        </w:r>
        <w:r w:rsidR="00371D58">
          <w:t>.</w:t>
        </w:r>
      </w:ins>
      <w:del w:id="1586" w:author="Sophie Emilie Søborg Agger" w:date="2020-06-23T10:15:00Z">
        <w:r w:rsidDel="00371D58">
          <w:delText xml:space="preserve">. </w:delText>
        </w:r>
      </w:del>
    </w:p>
    <w:p w14:paraId="3A828C95" w14:textId="39F8FD27" w:rsidR="00A55085" w:rsidRDefault="00A55085" w:rsidP="007A28B2">
      <w:r>
        <w:t xml:space="preserve">1) </w:t>
      </w:r>
      <w:commentRangeStart w:id="1587"/>
      <w:r>
        <w:t xml:space="preserve">160 dogs provided by Erik Axelsson </w:t>
      </w:r>
      <w:commentRangeEnd w:id="1587"/>
      <w:r>
        <w:rPr>
          <w:rStyle w:val="CommentReference"/>
        </w:rPr>
        <w:commentReference w:id="1587"/>
      </w:r>
    </w:p>
    <w:p w14:paraId="6B4DE163" w14:textId="63035B81" w:rsidR="00A55085" w:rsidDel="00566976" w:rsidRDefault="00A55085" w:rsidP="007A28B2">
      <w:pPr>
        <w:rPr>
          <w:del w:id="1588" w:author="Sophie Emilie Søborg Agger" w:date="2020-08-24T11:24:00Z"/>
        </w:rPr>
      </w:pPr>
      <w:r>
        <w:t>2) 20 golden retrievers, a subset of 1)</w:t>
      </w:r>
    </w:p>
    <w:p w14:paraId="31F0F090" w14:textId="09A73D04" w:rsidR="007D442F" w:rsidRDefault="00A55085" w:rsidP="007A28B2">
      <w:del w:id="1589" w:author="Sophie Emilie Søborg Agger" w:date="2020-08-24T11:24:00Z">
        <w:r w:rsidDel="00566976">
          <w:delText xml:space="preserve">3) </w:delText>
        </w:r>
        <w:r w:rsidR="007D442F" w:rsidDel="00566976">
          <w:delText xml:space="preserve">The </w:delText>
        </w:r>
        <w:r w:rsidR="00D95EDD" w:rsidDel="00566976">
          <w:delText>iDog gvcf containing 127 individuals</w:delText>
        </w:r>
        <w:r w:rsidDel="00566976">
          <w:fldChar w:fldCharType="begin" w:fldLock="1"/>
        </w:r>
        <w:r w:rsidR="00943980" w:rsidRPr="00566976" w:rsidDel="00566976">
          <w:delInstrText>ADDIN CSL_CITATION {"citationItems":[{"id":"ITEM-1","itemData":{"URL":"https://www-ncbi-nlm-nih-gov.ep.fjernadgang.kb.dk/pmc/articles/PMC6323916/","accessed":{"date-parts":[["2020","3","10"]]},"id":"ITEM-1","issued":{"date-parts":[["0"]]},"title":"iDog: an integrated resource for domestic dogs and wild canids","type":"webpage"},"uris":["http://www.mendeley.com/documents/?uuid=8c6a3051-e3af-3a8d-b792-a2679cdf0e40"]}],"mendeley":{"formattedCitation":"&lt;sup&gt;10&lt;/sup&gt;","plainTextFormattedCitation":"10","previouslyFormattedCitation":"&lt;sup&gt;9&lt;/sup&gt;"},"properties":{"noteIndex":0},"schema":"https://github.com/citation-style-language/schema/raw/master/csl-citation.json"}</w:delInstrText>
        </w:r>
        <w:r w:rsidDel="00566976">
          <w:fldChar w:fldCharType="separate"/>
        </w:r>
        <w:r w:rsidR="00943980" w:rsidRPr="00943980" w:rsidDel="00566976">
          <w:rPr>
            <w:noProof/>
            <w:vertAlign w:val="superscript"/>
          </w:rPr>
          <w:delText>10</w:delText>
        </w:r>
        <w:r w:rsidDel="00566976">
          <w:fldChar w:fldCharType="end"/>
        </w:r>
        <w:r w:rsidDel="00566976">
          <w:delText xml:space="preserve">. </w:delText>
        </w:r>
      </w:del>
    </w:p>
    <w:p w14:paraId="379DEA01" w14:textId="4481B49C" w:rsidR="00A55085" w:rsidRDefault="00A55085" w:rsidP="007A28B2"/>
    <w:p w14:paraId="3EFA8F00" w14:textId="262C87F7" w:rsidR="00A55085" w:rsidRDefault="00A55085" w:rsidP="007A28B2">
      <w:pPr>
        <w:rPr>
          <w:ins w:id="1590" w:author="Sophie Emilie Søborg Agger" w:date="2020-08-24T14:29:00Z"/>
        </w:rPr>
      </w:pPr>
      <w:r>
        <w:t>The F</w:t>
      </w:r>
      <w:r>
        <w:rPr>
          <w:vertAlign w:val="subscript"/>
        </w:rPr>
        <w:t>ST</w:t>
      </w:r>
      <w:r>
        <w:t xml:space="preserve"> was calculated using Plink 1.9</w:t>
      </w:r>
      <w:r>
        <w:fldChar w:fldCharType="begin" w:fldLock="1"/>
      </w:r>
      <w:r w:rsidR="00013058">
        <w:instrText>ADDIN CSL_CITATION {"citationItems":[{"id":"ITEM-1","itemData":{"author":[{"dropping-particle":"","family":"Shaun Purcell","given":"Christopher Chang","non-dropping-particle":"","parse-names":false,"suffix":""}],"id":"ITEM-1","issued":{"date-parts":[["0"]]},"number":"1.9","title":"PLINK 1.9","type":"article"},"uris":["http://www.mendeley.com/documents/?uuid=aa0cb20b-dc12-42e3-9b62-d3f4f387f965"]}],"mendeley":{"formattedCitation":"&lt;sup&gt;1&lt;/sup&gt;","plainTextFormattedCitation":"1","previouslyFormattedCitation":"&lt;sup&gt;1&lt;/sup&gt;"},"properties":{"noteIndex":0},"schema":"https://github.com/citation-style-language/schema/raw/master/csl-citation.json"}</w:instrText>
      </w:r>
      <w:r>
        <w:fldChar w:fldCharType="separate"/>
      </w:r>
      <w:r w:rsidR="00436815" w:rsidRPr="00436815">
        <w:rPr>
          <w:noProof/>
          <w:vertAlign w:val="superscript"/>
        </w:rPr>
        <w:t>1</w:t>
      </w:r>
      <w:r>
        <w:fldChar w:fldCharType="end"/>
      </w:r>
      <w:r>
        <w:t xml:space="preserve"> --fst with the “case-control” setting</w:t>
      </w:r>
      <w:r w:rsidR="00DC18D2">
        <w:t>.</w:t>
      </w:r>
      <w:ins w:id="1591" w:author="Sophie Emilie Søborg Agger" w:date="2020-06-23T10:06:00Z">
        <w:r w:rsidR="00050C09">
          <w:t xml:space="preserve"> </w:t>
        </w:r>
      </w:ins>
      <w:ins w:id="1592" w:author="Sophie Emilie Søborg Agger" w:date="2020-06-23T10:07:00Z">
        <w:r w:rsidR="00050C09">
          <w:t>The threshold for significance was set to 5 standard deviations from the mean</w:t>
        </w:r>
      </w:ins>
      <w:ins w:id="1593" w:author="Sophie Emilie Søborg Agger" w:date="2020-06-23T10:08:00Z">
        <w:r w:rsidR="00050C09">
          <w:t xml:space="preserve"> (Z</w:t>
        </w:r>
        <w:r w:rsidR="00371D58">
          <w:t xml:space="preserve">-transformation). </w:t>
        </w:r>
      </w:ins>
    </w:p>
    <w:p w14:paraId="1568E174" w14:textId="205A7619" w:rsidR="00B9550D" w:rsidRPr="00A55085" w:rsidRDefault="00B9550D" w:rsidP="007A28B2">
      <w:ins w:id="1594" w:author="Sophie Emilie Søborg Agger" w:date="2020-08-24T14:29:00Z">
        <w:r>
          <w:t xml:space="preserve">Data pruned </w:t>
        </w:r>
        <w:r w:rsidR="003B06D2">
          <w:t>with prune, R2=0.5</w:t>
        </w:r>
      </w:ins>
    </w:p>
    <w:p w14:paraId="3366F83F" w14:textId="6887092D" w:rsidR="00A55085" w:rsidRDefault="00A55085" w:rsidP="007A28B2">
      <w:pPr>
        <w:rPr>
          <w:ins w:id="1595" w:author="Sophie Emilie Søborg Agger" w:date="2020-07-03T13:36:00Z"/>
        </w:rPr>
      </w:pPr>
    </w:p>
    <w:p w14:paraId="1040DB5E" w14:textId="77777777" w:rsidR="005D7CF1" w:rsidRDefault="005D7CF1" w:rsidP="005D7CF1">
      <w:pPr>
        <w:pStyle w:val="Heading3"/>
        <w:rPr>
          <w:ins w:id="1596" w:author="Sophie Emilie Søborg Agger" w:date="2020-07-03T13:36:00Z"/>
        </w:rPr>
      </w:pPr>
      <w:bookmarkStart w:id="1597" w:name="_Toc51594504"/>
      <w:ins w:id="1598" w:author="Sophie Emilie Søborg Agger" w:date="2020-07-03T13:36:00Z">
        <w:r>
          <w:t>Pathway analysis</w:t>
        </w:r>
        <w:bookmarkEnd w:id="1597"/>
      </w:ins>
    </w:p>
    <w:p w14:paraId="76AA0B4B" w14:textId="77777777" w:rsidR="005D7CF1" w:rsidRPr="007D442F" w:rsidRDefault="005D7CF1" w:rsidP="007A28B2"/>
    <w:p w14:paraId="66935040" w14:textId="5450C0F2" w:rsidR="00BE45CF" w:rsidRDefault="00BE45CF">
      <w:pPr>
        <w:pStyle w:val="Heading3"/>
        <w:pPrChange w:id="1599" w:author="Sophie Emilie Søborg Agger" w:date="2020-06-23T14:11:00Z">
          <w:pPr>
            <w:pStyle w:val="Heading4"/>
          </w:pPr>
        </w:pPrChange>
      </w:pPr>
      <w:bookmarkStart w:id="1600" w:name="_Toc51594505"/>
      <w:r>
        <w:t>Copy number variation</w:t>
      </w:r>
      <w:bookmarkEnd w:id="1600"/>
    </w:p>
    <w:p w14:paraId="3906F339" w14:textId="216F1E0E" w:rsidR="00FA594E" w:rsidRPr="00FA594E" w:rsidRDefault="00FA594E" w:rsidP="007A28B2">
      <w:r>
        <w:t xml:space="preserve">Copy number variation was evaluated using cnvkit </w:t>
      </w:r>
    </w:p>
    <w:p w14:paraId="53D5AE4B" w14:textId="2A2F54EB" w:rsidR="00BE45CF" w:rsidRDefault="00BE45CF" w:rsidP="007A28B2">
      <w:pPr>
        <w:rPr>
          <w:ins w:id="1601" w:author="Sophie Emilie Søborg Agger" w:date="2020-06-23T10:03:00Z"/>
        </w:rPr>
      </w:pPr>
    </w:p>
    <w:p w14:paraId="19EB3677" w14:textId="77777777" w:rsidR="00050C09" w:rsidRPr="00050C09" w:rsidRDefault="00050C09" w:rsidP="00050C09"/>
    <w:sectPr w:rsidR="00050C09" w:rsidRPr="00050C09" w:rsidSect="00572DEC">
      <w:pgSz w:w="11900" w:h="16840"/>
      <w:pgMar w:top="1701" w:right="1134" w:bottom="1701"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358" w:author="Sophie Emilie Søborg Agger" w:date="2020-07-22T14:19:00Z" w:initials="SESA">
    <w:p w14:paraId="54E5850D" w14:textId="2D4CFEDB" w:rsidR="00F41B3E" w:rsidRDefault="00F41B3E">
      <w:pPr>
        <w:pStyle w:val="CommentText"/>
      </w:pPr>
      <w:r>
        <w:rPr>
          <w:rStyle w:val="CommentReference"/>
        </w:rPr>
        <w:annotationRef/>
      </w:r>
      <w:r>
        <w:t>Hooo boy, omformulér</w:t>
      </w:r>
    </w:p>
  </w:comment>
  <w:comment w:id="1448" w:author="Sophie Emilie Søborg Agger" w:date="2020-07-22T14:19:00Z" w:initials="SESA">
    <w:p w14:paraId="6CC488DA" w14:textId="054930EB" w:rsidR="00F41B3E" w:rsidRDefault="00F41B3E">
      <w:pPr>
        <w:pStyle w:val="CommentText"/>
      </w:pPr>
      <w:r>
        <w:rPr>
          <w:rStyle w:val="CommentReference"/>
        </w:rPr>
        <w:annotationRef/>
      </w:r>
      <w:r>
        <w:t>Hooo boy, omformulér</w:t>
      </w:r>
    </w:p>
  </w:comment>
  <w:comment w:id="1498" w:author="Sophie Emilie Søborg Agger" w:date="2020-06-25T15:56:00Z" w:initials="SESA">
    <w:p w14:paraId="65D3690C" w14:textId="036A1A09" w:rsidR="00F41B3E" w:rsidRPr="009F2F8E" w:rsidRDefault="00F41B3E">
      <w:pPr>
        <w:pStyle w:val="CommentText"/>
        <w:rPr>
          <w:lang w:val="da-DK"/>
        </w:rPr>
      </w:pPr>
      <w:r>
        <w:rPr>
          <w:rStyle w:val="CommentReference"/>
        </w:rPr>
        <w:annotationRef/>
      </w:r>
      <w:r w:rsidRPr="009F2F8E">
        <w:rPr>
          <w:lang w:val="da-DK"/>
        </w:rPr>
        <w:t>Hvad skal op til resultater</w:t>
      </w:r>
      <w:r>
        <w:rPr>
          <w:lang w:val="da-DK"/>
        </w:rPr>
        <w:t>?</w:t>
      </w:r>
    </w:p>
  </w:comment>
  <w:comment w:id="1553" w:author="Sophie Emilie Søborg Agger" w:date="2020-06-23T10:02:00Z" w:initials="SESA">
    <w:p w14:paraId="327505E2" w14:textId="77777777" w:rsidR="00F41B3E" w:rsidRPr="00050C09" w:rsidRDefault="00F41B3E" w:rsidP="005D7CF1">
      <w:pPr>
        <w:pStyle w:val="CommentText"/>
        <w:rPr>
          <w:lang w:val="da-DK"/>
        </w:rPr>
      </w:pPr>
      <w:r>
        <w:rPr>
          <w:rStyle w:val="CommentReference"/>
        </w:rPr>
        <w:annotationRef/>
      </w:r>
      <w:r w:rsidRPr="00050C09">
        <w:rPr>
          <w:lang w:val="da-DK"/>
        </w:rPr>
        <w:t>Hvor meget skal jeg gå I detalje</w:t>
      </w:r>
      <w:r>
        <w:rPr>
          <w:lang w:val="da-DK"/>
        </w:rPr>
        <w:t>r med hvordan de er udvalgt?</w:t>
      </w:r>
    </w:p>
  </w:comment>
  <w:comment w:id="1587" w:author="Sophie Emilie Søborg Agger" w:date="2020-03-10T14:20:00Z" w:initials="SESA">
    <w:p w14:paraId="4E8BEFEE" w14:textId="79B67EEE" w:rsidR="00F41B3E" w:rsidRPr="00050C09" w:rsidRDefault="00F41B3E" w:rsidP="007A28B2">
      <w:pPr>
        <w:pStyle w:val="CommentText"/>
        <w:rPr>
          <w:lang w:val="da-DK"/>
        </w:rPr>
      </w:pPr>
      <w:r>
        <w:rPr>
          <w:rStyle w:val="CommentReference"/>
        </w:rPr>
        <w:annotationRef/>
      </w:r>
      <w:r w:rsidRPr="00050C09">
        <w:rPr>
          <w:lang w:val="da-DK"/>
        </w:rPr>
        <w:t>I need more info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4E5850D" w15:done="0"/>
  <w15:commentEx w15:paraId="6CC488DA" w15:done="0"/>
  <w15:commentEx w15:paraId="65D3690C" w15:done="0"/>
  <w15:commentEx w15:paraId="327505E2" w15:done="0"/>
  <w15:commentEx w15:paraId="4E8BEFE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4E5850D" w16cid:durableId="22C2C973"/>
  <w16cid:commentId w16cid:paraId="6CC488DA" w16cid:durableId="22C2C969"/>
  <w16cid:commentId w16cid:paraId="65D3690C" w16cid:durableId="229F4791"/>
  <w16cid:commentId w16cid:paraId="327505E2" w16cid:durableId="229C51B7"/>
  <w16cid:commentId w16cid:paraId="4E8BEFEE" w16cid:durableId="221220C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ophie Emilie Søborg Agger">
    <w15:presenceInfo w15:providerId="AD" w15:userId="S::jqc305@ku.dk::10dafb2c-fe28-4dcc-8a3a-7d628077b5c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4"/>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65C5"/>
    <w:rsid w:val="00013058"/>
    <w:rsid w:val="00021782"/>
    <w:rsid w:val="0002408B"/>
    <w:rsid w:val="00033D9D"/>
    <w:rsid w:val="00050C09"/>
    <w:rsid w:val="00050DD7"/>
    <w:rsid w:val="0005704E"/>
    <w:rsid w:val="00087B31"/>
    <w:rsid w:val="000D0423"/>
    <w:rsid w:val="000D35B9"/>
    <w:rsid w:val="000D5A5E"/>
    <w:rsid w:val="000D70A1"/>
    <w:rsid w:val="000E322C"/>
    <w:rsid w:val="000F18AF"/>
    <w:rsid w:val="000F71A4"/>
    <w:rsid w:val="000F77C7"/>
    <w:rsid w:val="00106003"/>
    <w:rsid w:val="00122BDE"/>
    <w:rsid w:val="00135166"/>
    <w:rsid w:val="001378C8"/>
    <w:rsid w:val="00156A21"/>
    <w:rsid w:val="0016503E"/>
    <w:rsid w:val="00194AF9"/>
    <w:rsid w:val="00194F67"/>
    <w:rsid w:val="00195DB9"/>
    <w:rsid w:val="001D3924"/>
    <w:rsid w:val="001D56D1"/>
    <w:rsid w:val="001D5EB9"/>
    <w:rsid w:val="001E68A3"/>
    <w:rsid w:val="00207247"/>
    <w:rsid w:val="002236CD"/>
    <w:rsid w:val="00227C6A"/>
    <w:rsid w:val="00233596"/>
    <w:rsid w:val="0023388A"/>
    <w:rsid w:val="00236E47"/>
    <w:rsid w:val="00240E1B"/>
    <w:rsid w:val="0024396F"/>
    <w:rsid w:val="002658E1"/>
    <w:rsid w:val="002730C0"/>
    <w:rsid w:val="00276D22"/>
    <w:rsid w:val="00284A6D"/>
    <w:rsid w:val="00294933"/>
    <w:rsid w:val="00294AF0"/>
    <w:rsid w:val="002A196A"/>
    <w:rsid w:val="002B1197"/>
    <w:rsid w:val="002B1A28"/>
    <w:rsid w:val="002B4AE0"/>
    <w:rsid w:val="002B6E68"/>
    <w:rsid w:val="002C2EC5"/>
    <w:rsid w:val="002D2959"/>
    <w:rsid w:val="002E78F0"/>
    <w:rsid w:val="002F358F"/>
    <w:rsid w:val="00313808"/>
    <w:rsid w:val="0033282F"/>
    <w:rsid w:val="00333251"/>
    <w:rsid w:val="003414A0"/>
    <w:rsid w:val="00343AD3"/>
    <w:rsid w:val="0035076A"/>
    <w:rsid w:val="0035328E"/>
    <w:rsid w:val="00353E79"/>
    <w:rsid w:val="00362AD0"/>
    <w:rsid w:val="00371D58"/>
    <w:rsid w:val="0038450B"/>
    <w:rsid w:val="00386D85"/>
    <w:rsid w:val="0038759A"/>
    <w:rsid w:val="003B06D2"/>
    <w:rsid w:val="003B0ED1"/>
    <w:rsid w:val="003D3395"/>
    <w:rsid w:val="003E3CC1"/>
    <w:rsid w:val="003F6734"/>
    <w:rsid w:val="00405C97"/>
    <w:rsid w:val="00412439"/>
    <w:rsid w:val="004272EA"/>
    <w:rsid w:val="0043630D"/>
    <w:rsid w:val="00436815"/>
    <w:rsid w:val="004440C4"/>
    <w:rsid w:val="00447DB3"/>
    <w:rsid w:val="00450356"/>
    <w:rsid w:val="0045570E"/>
    <w:rsid w:val="00455F2E"/>
    <w:rsid w:val="00460845"/>
    <w:rsid w:val="004711A8"/>
    <w:rsid w:val="004879E5"/>
    <w:rsid w:val="004A2121"/>
    <w:rsid w:val="004A37F1"/>
    <w:rsid w:val="004A43E2"/>
    <w:rsid w:val="004C6D49"/>
    <w:rsid w:val="004E6753"/>
    <w:rsid w:val="004F34F6"/>
    <w:rsid w:val="00501BD3"/>
    <w:rsid w:val="00503105"/>
    <w:rsid w:val="00523DC6"/>
    <w:rsid w:val="00527616"/>
    <w:rsid w:val="00541762"/>
    <w:rsid w:val="0055787E"/>
    <w:rsid w:val="00566976"/>
    <w:rsid w:val="00572185"/>
    <w:rsid w:val="00572DEC"/>
    <w:rsid w:val="005843AA"/>
    <w:rsid w:val="00586290"/>
    <w:rsid w:val="005953B1"/>
    <w:rsid w:val="00596143"/>
    <w:rsid w:val="005A3B2F"/>
    <w:rsid w:val="005A5113"/>
    <w:rsid w:val="005B04E2"/>
    <w:rsid w:val="005D7CF1"/>
    <w:rsid w:val="006007AB"/>
    <w:rsid w:val="006209AC"/>
    <w:rsid w:val="006219B4"/>
    <w:rsid w:val="00623EF9"/>
    <w:rsid w:val="00627504"/>
    <w:rsid w:val="006310B0"/>
    <w:rsid w:val="00635886"/>
    <w:rsid w:val="006456F4"/>
    <w:rsid w:val="006507D0"/>
    <w:rsid w:val="0066316C"/>
    <w:rsid w:val="00666EF1"/>
    <w:rsid w:val="006725C3"/>
    <w:rsid w:val="006804F1"/>
    <w:rsid w:val="006847B4"/>
    <w:rsid w:val="00687618"/>
    <w:rsid w:val="00694BEA"/>
    <w:rsid w:val="00694DF8"/>
    <w:rsid w:val="006B1834"/>
    <w:rsid w:val="006B7462"/>
    <w:rsid w:val="006C74E3"/>
    <w:rsid w:val="00713F05"/>
    <w:rsid w:val="007205A0"/>
    <w:rsid w:val="00721739"/>
    <w:rsid w:val="007348B8"/>
    <w:rsid w:val="00740AD9"/>
    <w:rsid w:val="007505B4"/>
    <w:rsid w:val="00763911"/>
    <w:rsid w:val="007A28B2"/>
    <w:rsid w:val="007A3776"/>
    <w:rsid w:val="007C5FF0"/>
    <w:rsid w:val="007D442F"/>
    <w:rsid w:val="00803D2D"/>
    <w:rsid w:val="0084135F"/>
    <w:rsid w:val="0084552E"/>
    <w:rsid w:val="008704D9"/>
    <w:rsid w:val="00871375"/>
    <w:rsid w:val="00891F5D"/>
    <w:rsid w:val="008933BE"/>
    <w:rsid w:val="008A35D4"/>
    <w:rsid w:val="008B33E1"/>
    <w:rsid w:val="008D65C5"/>
    <w:rsid w:val="008E31AA"/>
    <w:rsid w:val="008E39FD"/>
    <w:rsid w:val="008E736A"/>
    <w:rsid w:val="008F2735"/>
    <w:rsid w:val="008F76A9"/>
    <w:rsid w:val="009028B0"/>
    <w:rsid w:val="009209BD"/>
    <w:rsid w:val="0093530C"/>
    <w:rsid w:val="00943980"/>
    <w:rsid w:val="00954197"/>
    <w:rsid w:val="009623F1"/>
    <w:rsid w:val="00962FCF"/>
    <w:rsid w:val="00964C49"/>
    <w:rsid w:val="00974B31"/>
    <w:rsid w:val="00980AEF"/>
    <w:rsid w:val="00985273"/>
    <w:rsid w:val="009B6B21"/>
    <w:rsid w:val="009B7066"/>
    <w:rsid w:val="009C2F56"/>
    <w:rsid w:val="009F1B62"/>
    <w:rsid w:val="009F2F8E"/>
    <w:rsid w:val="009F7A11"/>
    <w:rsid w:val="00A0537C"/>
    <w:rsid w:val="00A05A2E"/>
    <w:rsid w:val="00A25A85"/>
    <w:rsid w:val="00A43830"/>
    <w:rsid w:val="00A47492"/>
    <w:rsid w:val="00A55085"/>
    <w:rsid w:val="00A6776B"/>
    <w:rsid w:val="00A92EDB"/>
    <w:rsid w:val="00AA58B4"/>
    <w:rsid w:val="00AC7282"/>
    <w:rsid w:val="00B02AD4"/>
    <w:rsid w:val="00B06EF3"/>
    <w:rsid w:val="00B11050"/>
    <w:rsid w:val="00B14E2D"/>
    <w:rsid w:val="00B41EA1"/>
    <w:rsid w:val="00B42416"/>
    <w:rsid w:val="00B440EB"/>
    <w:rsid w:val="00B60A3D"/>
    <w:rsid w:val="00B62C2D"/>
    <w:rsid w:val="00B63F69"/>
    <w:rsid w:val="00B6752A"/>
    <w:rsid w:val="00B74D8B"/>
    <w:rsid w:val="00B8183E"/>
    <w:rsid w:val="00B9550D"/>
    <w:rsid w:val="00B95F17"/>
    <w:rsid w:val="00BA0F69"/>
    <w:rsid w:val="00BA6C17"/>
    <w:rsid w:val="00BB0894"/>
    <w:rsid w:val="00BC010B"/>
    <w:rsid w:val="00BC22B0"/>
    <w:rsid w:val="00BD0FE4"/>
    <w:rsid w:val="00BD42C8"/>
    <w:rsid w:val="00BE45CF"/>
    <w:rsid w:val="00BE6E29"/>
    <w:rsid w:val="00BE7C84"/>
    <w:rsid w:val="00BF3C97"/>
    <w:rsid w:val="00C13A19"/>
    <w:rsid w:val="00C15F00"/>
    <w:rsid w:val="00C23C82"/>
    <w:rsid w:val="00C25DC8"/>
    <w:rsid w:val="00C2762E"/>
    <w:rsid w:val="00C35539"/>
    <w:rsid w:val="00C43277"/>
    <w:rsid w:val="00C44F16"/>
    <w:rsid w:val="00C45F82"/>
    <w:rsid w:val="00C50BDB"/>
    <w:rsid w:val="00C61DFF"/>
    <w:rsid w:val="00C634C6"/>
    <w:rsid w:val="00C648F3"/>
    <w:rsid w:val="00CB1713"/>
    <w:rsid w:val="00CB2986"/>
    <w:rsid w:val="00CB3F1F"/>
    <w:rsid w:val="00CB7F44"/>
    <w:rsid w:val="00CC2BA7"/>
    <w:rsid w:val="00CD6290"/>
    <w:rsid w:val="00CE1E24"/>
    <w:rsid w:val="00CE256F"/>
    <w:rsid w:val="00CE5AA4"/>
    <w:rsid w:val="00D04D02"/>
    <w:rsid w:val="00D068A7"/>
    <w:rsid w:val="00D36DEF"/>
    <w:rsid w:val="00D435D6"/>
    <w:rsid w:val="00D50BBC"/>
    <w:rsid w:val="00D53E8E"/>
    <w:rsid w:val="00D86C41"/>
    <w:rsid w:val="00D95EDD"/>
    <w:rsid w:val="00DA3889"/>
    <w:rsid w:val="00DB16A7"/>
    <w:rsid w:val="00DC18D2"/>
    <w:rsid w:val="00DD536D"/>
    <w:rsid w:val="00DD66EE"/>
    <w:rsid w:val="00DE4AEA"/>
    <w:rsid w:val="00DE5EC0"/>
    <w:rsid w:val="00DF4B3E"/>
    <w:rsid w:val="00E02EF0"/>
    <w:rsid w:val="00E04917"/>
    <w:rsid w:val="00E266DD"/>
    <w:rsid w:val="00E27FCF"/>
    <w:rsid w:val="00E401D3"/>
    <w:rsid w:val="00E42D58"/>
    <w:rsid w:val="00E45EEB"/>
    <w:rsid w:val="00E70AD9"/>
    <w:rsid w:val="00E84D16"/>
    <w:rsid w:val="00E9251D"/>
    <w:rsid w:val="00E93FC2"/>
    <w:rsid w:val="00E96C12"/>
    <w:rsid w:val="00EA2FE1"/>
    <w:rsid w:val="00EA31E5"/>
    <w:rsid w:val="00EA343D"/>
    <w:rsid w:val="00EB038B"/>
    <w:rsid w:val="00ED274F"/>
    <w:rsid w:val="00EE13A3"/>
    <w:rsid w:val="00EE6A0F"/>
    <w:rsid w:val="00EF429A"/>
    <w:rsid w:val="00F00CEF"/>
    <w:rsid w:val="00F07D51"/>
    <w:rsid w:val="00F33468"/>
    <w:rsid w:val="00F41B3E"/>
    <w:rsid w:val="00F63A5F"/>
    <w:rsid w:val="00F70B06"/>
    <w:rsid w:val="00F72863"/>
    <w:rsid w:val="00F9345E"/>
    <w:rsid w:val="00FA1564"/>
    <w:rsid w:val="00FA594E"/>
    <w:rsid w:val="00FC2A9B"/>
    <w:rsid w:val="00FC4067"/>
    <w:rsid w:val="00FD06EC"/>
    <w:rsid w:val="00FD4DB8"/>
    <w:rsid w:val="00FD51DA"/>
    <w:rsid w:val="00FD522C"/>
    <w:rsid w:val="00FD6F5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A932E8"/>
  <w14:defaultImageDpi w14:val="32767"/>
  <w15:chartTrackingRefBased/>
  <w15:docId w15:val="{5761CA27-80CB-354D-9DAE-06324DB30C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A28B2"/>
    <w:rPr>
      <w:lang w:val="en-US"/>
    </w:rPr>
  </w:style>
  <w:style w:type="paragraph" w:styleId="Heading1">
    <w:name w:val="heading 1"/>
    <w:basedOn w:val="Normal"/>
    <w:next w:val="Normal"/>
    <w:link w:val="Heading1Char"/>
    <w:uiPriority w:val="9"/>
    <w:qFormat/>
    <w:rsid w:val="000D70A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D70A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D70A1"/>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40C4"/>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068A7"/>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70A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D70A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D70A1"/>
    <w:rPr>
      <w:rFonts w:asciiTheme="majorHAnsi" w:eastAsiaTheme="majorEastAsia" w:hAnsiTheme="majorHAnsi" w:cstheme="majorBidi"/>
      <w:color w:val="1F3763" w:themeColor="accent1" w:themeShade="7F"/>
    </w:rPr>
  </w:style>
  <w:style w:type="paragraph" w:styleId="Caption">
    <w:name w:val="caption"/>
    <w:basedOn w:val="Normal"/>
    <w:next w:val="Normal"/>
    <w:uiPriority w:val="35"/>
    <w:unhideWhenUsed/>
    <w:qFormat/>
    <w:rsid w:val="00CE256F"/>
    <w:pPr>
      <w:spacing w:after="200"/>
    </w:pPr>
    <w:rPr>
      <w:i/>
      <w:iCs/>
      <w:color w:val="44546A" w:themeColor="text2"/>
      <w:sz w:val="18"/>
      <w:szCs w:val="18"/>
    </w:rPr>
  </w:style>
  <w:style w:type="character" w:styleId="CommentReference">
    <w:name w:val="annotation reference"/>
    <w:basedOn w:val="DefaultParagraphFont"/>
    <w:uiPriority w:val="99"/>
    <w:semiHidden/>
    <w:unhideWhenUsed/>
    <w:rsid w:val="00A55085"/>
    <w:rPr>
      <w:sz w:val="16"/>
      <w:szCs w:val="16"/>
    </w:rPr>
  </w:style>
  <w:style w:type="paragraph" w:styleId="CommentText">
    <w:name w:val="annotation text"/>
    <w:basedOn w:val="Normal"/>
    <w:link w:val="CommentTextChar"/>
    <w:uiPriority w:val="99"/>
    <w:unhideWhenUsed/>
    <w:rsid w:val="00A55085"/>
    <w:rPr>
      <w:sz w:val="20"/>
      <w:szCs w:val="20"/>
    </w:rPr>
  </w:style>
  <w:style w:type="character" w:customStyle="1" w:styleId="CommentTextChar">
    <w:name w:val="Comment Text Char"/>
    <w:basedOn w:val="DefaultParagraphFont"/>
    <w:link w:val="CommentText"/>
    <w:uiPriority w:val="99"/>
    <w:rsid w:val="00A55085"/>
    <w:rPr>
      <w:sz w:val="20"/>
      <w:szCs w:val="20"/>
    </w:rPr>
  </w:style>
  <w:style w:type="paragraph" w:styleId="CommentSubject">
    <w:name w:val="annotation subject"/>
    <w:basedOn w:val="CommentText"/>
    <w:next w:val="CommentText"/>
    <w:link w:val="CommentSubjectChar"/>
    <w:uiPriority w:val="99"/>
    <w:semiHidden/>
    <w:unhideWhenUsed/>
    <w:rsid w:val="00A55085"/>
    <w:rPr>
      <w:b/>
      <w:bCs/>
    </w:rPr>
  </w:style>
  <w:style w:type="character" w:customStyle="1" w:styleId="CommentSubjectChar">
    <w:name w:val="Comment Subject Char"/>
    <w:basedOn w:val="CommentTextChar"/>
    <w:link w:val="CommentSubject"/>
    <w:uiPriority w:val="99"/>
    <w:semiHidden/>
    <w:rsid w:val="00A55085"/>
    <w:rPr>
      <w:b/>
      <w:bCs/>
      <w:sz w:val="20"/>
      <w:szCs w:val="20"/>
    </w:rPr>
  </w:style>
  <w:style w:type="paragraph" w:styleId="BalloonText">
    <w:name w:val="Balloon Text"/>
    <w:basedOn w:val="Normal"/>
    <w:link w:val="BalloonTextChar"/>
    <w:uiPriority w:val="99"/>
    <w:semiHidden/>
    <w:unhideWhenUsed/>
    <w:rsid w:val="00A55085"/>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55085"/>
    <w:rPr>
      <w:rFonts w:ascii="Times New Roman" w:hAnsi="Times New Roman" w:cs="Times New Roman"/>
      <w:sz w:val="18"/>
      <w:szCs w:val="18"/>
    </w:rPr>
  </w:style>
  <w:style w:type="character" w:customStyle="1" w:styleId="Heading4Char">
    <w:name w:val="Heading 4 Char"/>
    <w:basedOn w:val="DefaultParagraphFont"/>
    <w:link w:val="Heading4"/>
    <w:uiPriority w:val="9"/>
    <w:rsid w:val="004440C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D068A7"/>
    <w:rPr>
      <w:rFonts w:asciiTheme="majorHAnsi" w:eastAsiaTheme="majorEastAsia" w:hAnsiTheme="majorHAnsi" w:cstheme="majorBidi"/>
      <w:color w:val="2F5496" w:themeColor="accent1" w:themeShade="BF"/>
    </w:rPr>
  </w:style>
  <w:style w:type="paragraph" w:customStyle="1" w:styleId="md-end-block">
    <w:name w:val="md-end-block"/>
    <w:basedOn w:val="Normal"/>
    <w:rsid w:val="00C43277"/>
    <w:pPr>
      <w:spacing w:before="100" w:beforeAutospacing="1" w:after="100" w:afterAutospacing="1"/>
    </w:pPr>
    <w:rPr>
      <w:rFonts w:ascii="Times New Roman" w:eastAsia="Times New Roman" w:hAnsi="Times New Roman" w:cs="Times New Roman"/>
      <w:lang w:val="da-DK"/>
    </w:rPr>
  </w:style>
  <w:style w:type="character" w:customStyle="1" w:styleId="md-plain">
    <w:name w:val="md-plain"/>
    <w:basedOn w:val="DefaultParagraphFont"/>
    <w:rsid w:val="00C43277"/>
  </w:style>
  <w:style w:type="paragraph" w:customStyle="1" w:styleId="Abstract">
    <w:name w:val="Abstract"/>
    <w:basedOn w:val="Heading1"/>
    <w:qFormat/>
    <w:rsid w:val="00C43277"/>
    <w:pPr>
      <w:pBdr>
        <w:top w:val="single" w:sz="4" w:space="1" w:color="auto"/>
        <w:bottom w:val="single" w:sz="4" w:space="1" w:color="auto"/>
      </w:pBdr>
      <w:spacing w:before="280" w:after="280"/>
      <w:contextualSpacing/>
      <w:jc w:val="center"/>
    </w:pPr>
    <w:rPr>
      <w:rFonts w:ascii="Helvetica" w:hAnsi="Helvetica"/>
      <w:i/>
      <w:color w:val="auto"/>
      <w:sz w:val="20"/>
    </w:rPr>
  </w:style>
  <w:style w:type="table" w:styleId="GridTable4-Accent1">
    <w:name w:val="Grid Table 4 Accent 1"/>
    <w:basedOn w:val="TableNormal"/>
    <w:uiPriority w:val="49"/>
    <w:rsid w:val="00371D58"/>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1">
    <w:name w:val="Grid Table 5 Dark Accent 1"/>
    <w:basedOn w:val="TableNormal"/>
    <w:uiPriority w:val="50"/>
    <w:rsid w:val="008933B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Title">
    <w:name w:val="Title"/>
    <w:basedOn w:val="Normal"/>
    <w:next w:val="Normal"/>
    <w:link w:val="TitleChar"/>
    <w:uiPriority w:val="10"/>
    <w:qFormat/>
    <w:rsid w:val="002730C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730C0"/>
    <w:rPr>
      <w:rFonts w:asciiTheme="majorHAnsi" w:eastAsiaTheme="majorEastAsia" w:hAnsiTheme="majorHAnsi" w:cstheme="majorBidi"/>
      <w:spacing w:val="-10"/>
      <w:kern w:val="28"/>
      <w:sz w:val="56"/>
      <w:szCs w:val="56"/>
      <w:lang w:val="en-US"/>
    </w:rPr>
  </w:style>
  <w:style w:type="paragraph" w:styleId="TOCHeading">
    <w:name w:val="TOC Heading"/>
    <w:basedOn w:val="Heading1"/>
    <w:next w:val="Normal"/>
    <w:uiPriority w:val="39"/>
    <w:unhideWhenUsed/>
    <w:qFormat/>
    <w:rsid w:val="005D7CF1"/>
    <w:pPr>
      <w:spacing w:before="480" w:line="276" w:lineRule="auto"/>
      <w:outlineLvl w:val="9"/>
    </w:pPr>
    <w:rPr>
      <w:b/>
      <w:bCs/>
      <w:sz w:val="28"/>
      <w:szCs w:val="28"/>
    </w:rPr>
  </w:style>
  <w:style w:type="paragraph" w:styleId="TOC2">
    <w:name w:val="toc 2"/>
    <w:basedOn w:val="Normal"/>
    <w:next w:val="Normal"/>
    <w:autoRedefine/>
    <w:uiPriority w:val="39"/>
    <w:unhideWhenUsed/>
    <w:rsid w:val="005D7CF1"/>
    <w:pPr>
      <w:spacing w:before="120"/>
      <w:ind w:left="240"/>
    </w:pPr>
    <w:rPr>
      <w:rFonts w:cstheme="minorHAnsi"/>
      <w:b/>
      <w:bCs/>
      <w:sz w:val="22"/>
      <w:szCs w:val="22"/>
    </w:rPr>
  </w:style>
  <w:style w:type="paragraph" w:styleId="TOC1">
    <w:name w:val="toc 1"/>
    <w:basedOn w:val="Normal"/>
    <w:next w:val="Normal"/>
    <w:autoRedefine/>
    <w:uiPriority w:val="39"/>
    <w:unhideWhenUsed/>
    <w:rsid w:val="00405C97"/>
    <w:pPr>
      <w:tabs>
        <w:tab w:val="right" w:leader="dot" w:pos="9622"/>
      </w:tabs>
      <w:spacing w:before="120"/>
    </w:pPr>
    <w:rPr>
      <w:rFonts w:cstheme="minorHAnsi"/>
      <w:b/>
      <w:bCs/>
      <w:i/>
      <w:iCs/>
    </w:rPr>
  </w:style>
  <w:style w:type="paragraph" w:styleId="TOC3">
    <w:name w:val="toc 3"/>
    <w:basedOn w:val="Normal"/>
    <w:next w:val="Normal"/>
    <w:autoRedefine/>
    <w:uiPriority w:val="39"/>
    <w:unhideWhenUsed/>
    <w:rsid w:val="005D7CF1"/>
    <w:pPr>
      <w:ind w:left="480"/>
    </w:pPr>
    <w:rPr>
      <w:rFonts w:cstheme="minorHAnsi"/>
      <w:sz w:val="20"/>
      <w:szCs w:val="20"/>
    </w:rPr>
  </w:style>
  <w:style w:type="paragraph" w:styleId="TOC4">
    <w:name w:val="toc 4"/>
    <w:basedOn w:val="Normal"/>
    <w:next w:val="Normal"/>
    <w:autoRedefine/>
    <w:uiPriority w:val="39"/>
    <w:semiHidden/>
    <w:unhideWhenUsed/>
    <w:rsid w:val="005D7CF1"/>
    <w:pPr>
      <w:ind w:left="720"/>
    </w:pPr>
    <w:rPr>
      <w:rFonts w:cstheme="minorHAnsi"/>
      <w:sz w:val="20"/>
      <w:szCs w:val="20"/>
    </w:rPr>
  </w:style>
  <w:style w:type="paragraph" w:styleId="TOC5">
    <w:name w:val="toc 5"/>
    <w:basedOn w:val="Normal"/>
    <w:next w:val="Normal"/>
    <w:autoRedefine/>
    <w:uiPriority w:val="39"/>
    <w:semiHidden/>
    <w:unhideWhenUsed/>
    <w:rsid w:val="005D7CF1"/>
    <w:pPr>
      <w:ind w:left="960"/>
    </w:pPr>
    <w:rPr>
      <w:rFonts w:cstheme="minorHAnsi"/>
      <w:sz w:val="20"/>
      <w:szCs w:val="20"/>
    </w:rPr>
  </w:style>
  <w:style w:type="paragraph" w:styleId="TOC6">
    <w:name w:val="toc 6"/>
    <w:basedOn w:val="Normal"/>
    <w:next w:val="Normal"/>
    <w:autoRedefine/>
    <w:uiPriority w:val="39"/>
    <w:semiHidden/>
    <w:unhideWhenUsed/>
    <w:rsid w:val="005D7CF1"/>
    <w:pPr>
      <w:ind w:left="1200"/>
    </w:pPr>
    <w:rPr>
      <w:rFonts w:cstheme="minorHAnsi"/>
      <w:sz w:val="20"/>
      <w:szCs w:val="20"/>
    </w:rPr>
  </w:style>
  <w:style w:type="paragraph" w:styleId="TOC7">
    <w:name w:val="toc 7"/>
    <w:basedOn w:val="Normal"/>
    <w:next w:val="Normal"/>
    <w:autoRedefine/>
    <w:uiPriority w:val="39"/>
    <w:semiHidden/>
    <w:unhideWhenUsed/>
    <w:rsid w:val="005D7CF1"/>
    <w:pPr>
      <w:ind w:left="1440"/>
    </w:pPr>
    <w:rPr>
      <w:rFonts w:cstheme="minorHAnsi"/>
      <w:sz w:val="20"/>
      <w:szCs w:val="20"/>
    </w:rPr>
  </w:style>
  <w:style w:type="paragraph" w:styleId="TOC8">
    <w:name w:val="toc 8"/>
    <w:basedOn w:val="Normal"/>
    <w:next w:val="Normal"/>
    <w:autoRedefine/>
    <w:uiPriority w:val="39"/>
    <w:semiHidden/>
    <w:unhideWhenUsed/>
    <w:rsid w:val="005D7CF1"/>
    <w:pPr>
      <w:ind w:left="1680"/>
    </w:pPr>
    <w:rPr>
      <w:rFonts w:cstheme="minorHAnsi"/>
      <w:sz w:val="20"/>
      <w:szCs w:val="20"/>
    </w:rPr>
  </w:style>
  <w:style w:type="paragraph" w:styleId="TOC9">
    <w:name w:val="toc 9"/>
    <w:basedOn w:val="Normal"/>
    <w:next w:val="Normal"/>
    <w:autoRedefine/>
    <w:uiPriority w:val="39"/>
    <w:semiHidden/>
    <w:unhideWhenUsed/>
    <w:rsid w:val="005D7CF1"/>
    <w:pPr>
      <w:ind w:left="1920"/>
    </w:pPr>
    <w:rPr>
      <w:rFonts w:cstheme="minorHAnsi"/>
      <w:sz w:val="20"/>
      <w:szCs w:val="20"/>
    </w:rPr>
  </w:style>
  <w:style w:type="character" w:styleId="Hyperlink">
    <w:name w:val="Hyperlink"/>
    <w:basedOn w:val="DefaultParagraphFont"/>
    <w:uiPriority w:val="99"/>
    <w:unhideWhenUsed/>
    <w:rsid w:val="005D7CF1"/>
    <w:rPr>
      <w:color w:val="0563C1" w:themeColor="hyperlink"/>
      <w:u w:val="single"/>
    </w:rPr>
  </w:style>
  <w:style w:type="paragraph" w:styleId="Revision">
    <w:name w:val="Revision"/>
    <w:hidden/>
    <w:uiPriority w:val="99"/>
    <w:semiHidden/>
    <w:rsid w:val="002B1A28"/>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947158">
      <w:bodyDiv w:val="1"/>
      <w:marLeft w:val="0"/>
      <w:marRight w:val="0"/>
      <w:marTop w:val="0"/>
      <w:marBottom w:val="0"/>
      <w:divBdr>
        <w:top w:val="none" w:sz="0" w:space="0" w:color="auto"/>
        <w:left w:val="none" w:sz="0" w:space="0" w:color="auto"/>
        <w:bottom w:val="none" w:sz="0" w:space="0" w:color="auto"/>
        <w:right w:val="none" w:sz="0" w:space="0" w:color="auto"/>
      </w:divBdr>
    </w:div>
    <w:div w:id="86855104">
      <w:bodyDiv w:val="1"/>
      <w:marLeft w:val="0"/>
      <w:marRight w:val="0"/>
      <w:marTop w:val="0"/>
      <w:marBottom w:val="0"/>
      <w:divBdr>
        <w:top w:val="none" w:sz="0" w:space="0" w:color="auto"/>
        <w:left w:val="none" w:sz="0" w:space="0" w:color="auto"/>
        <w:bottom w:val="none" w:sz="0" w:space="0" w:color="auto"/>
        <w:right w:val="none" w:sz="0" w:space="0" w:color="auto"/>
      </w:divBdr>
    </w:div>
    <w:div w:id="371343070">
      <w:bodyDiv w:val="1"/>
      <w:marLeft w:val="0"/>
      <w:marRight w:val="0"/>
      <w:marTop w:val="0"/>
      <w:marBottom w:val="0"/>
      <w:divBdr>
        <w:top w:val="none" w:sz="0" w:space="0" w:color="auto"/>
        <w:left w:val="none" w:sz="0" w:space="0" w:color="auto"/>
        <w:bottom w:val="none" w:sz="0" w:space="0" w:color="auto"/>
        <w:right w:val="none" w:sz="0" w:space="0" w:color="auto"/>
      </w:divBdr>
    </w:div>
    <w:div w:id="406924762">
      <w:bodyDiv w:val="1"/>
      <w:marLeft w:val="0"/>
      <w:marRight w:val="0"/>
      <w:marTop w:val="0"/>
      <w:marBottom w:val="0"/>
      <w:divBdr>
        <w:top w:val="none" w:sz="0" w:space="0" w:color="auto"/>
        <w:left w:val="none" w:sz="0" w:space="0" w:color="auto"/>
        <w:bottom w:val="none" w:sz="0" w:space="0" w:color="auto"/>
        <w:right w:val="none" w:sz="0" w:space="0" w:color="auto"/>
      </w:divBdr>
    </w:div>
    <w:div w:id="580918864">
      <w:bodyDiv w:val="1"/>
      <w:marLeft w:val="0"/>
      <w:marRight w:val="0"/>
      <w:marTop w:val="0"/>
      <w:marBottom w:val="0"/>
      <w:divBdr>
        <w:top w:val="none" w:sz="0" w:space="0" w:color="auto"/>
        <w:left w:val="none" w:sz="0" w:space="0" w:color="auto"/>
        <w:bottom w:val="none" w:sz="0" w:space="0" w:color="auto"/>
        <w:right w:val="none" w:sz="0" w:space="0" w:color="auto"/>
      </w:divBdr>
    </w:div>
    <w:div w:id="592202443">
      <w:bodyDiv w:val="1"/>
      <w:marLeft w:val="0"/>
      <w:marRight w:val="0"/>
      <w:marTop w:val="0"/>
      <w:marBottom w:val="0"/>
      <w:divBdr>
        <w:top w:val="none" w:sz="0" w:space="0" w:color="auto"/>
        <w:left w:val="none" w:sz="0" w:space="0" w:color="auto"/>
        <w:bottom w:val="none" w:sz="0" w:space="0" w:color="auto"/>
        <w:right w:val="none" w:sz="0" w:space="0" w:color="auto"/>
      </w:divBdr>
    </w:div>
    <w:div w:id="788668313">
      <w:bodyDiv w:val="1"/>
      <w:marLeft w:val="0"/>
      <w:marRight w:val="0"/>
      <w:marTop w:val="0"/>
      <w:marBottom w:val="0"/>
      <w:divBdr>
        <w:top w:val="none" w:sz="0" w:space="0" w:color="auto"/>
        <w:left w:val="none" w:sz="0" w:space="0" w:color="auto"/>
        <w:bottom w:val="none" w:sz="0" w:space="0" w:color="auto"/>
        <w:right w:val="none" w:sz="0" w:space="0" w:color="auto"/>
      </w:divBdr>
    </w:div>
    <w:div w:id="984164591">
      <w:bodyDiv w:val="1"/>
      <w:marLeft w:val="0"/>
      <w:marRight w:val="0"/>
      <w:marTop w:val="0"/>
      <w:marBottom w:val="0"/>
      <w:divBdr>
        <w:top w:val="none" w:sz="0" w:space="0" w:color="auto"/>
        <w:left w:val="none" w:sz="0" w:space="0" w:color="auto"/>
        <w:bottom w:val="none" w:sz="0" w:space="0" w:color="auto"/>
        <w:right w:val="none" w:sz="0" w:space="0" w:color="auto"/>
      </w:divBdr>
    </w:div>
    <w:div w:id="1127358206">
      <w:bodyDiv w:val="1"/>
      <w:marLeft w:val="0"/>
      <w:marRight w:val="0"/>
      <w:marTop w:val="0"/>
      <w:marBottom w:val="0"/>
      <w:divBdr>
        <w:top w:val="none" w:sz="0" w:space="0" w:color="auto"/>
        <w:left w:val="none" w:sz="0" w:space="0" w:color="auto"/>
        <w:bottom w:val="none" w:sz="0" w:space="0" w:color="auto"/>
        <w:right w:val="none" w:sz="0" w:space="0" w:color="auto"/>
      </w:divBdr>
    </w:div>
    <w:div w:id="1146624110">
      <w:bodyDiv w:val="1"/>
      <w:marLeft w:val="0"/>
      <w:marRight w:val="0"/>
      <w:marTop w:val="0"/>
      <w:marBottom w:val="0"/>
      <w:divBdr>
        <w:top w:val="none" w:sz="0" w:space="0" w:color="auto"/>
        <w:left w:val="none" w:sz="0" w:space="0" w:color="auto"/>
        <w:bottom w:val="none" w:sz="0" w:space="0" w:color="auto"/>
        <w:right w:val="none" w:sz="0" w:space="0" w:color="auto"/>
      </w:divBdr>
    </w:div>
    <w:div w:id="1156258830">
      <w:bodyDiv w:val="1"/>
      <w:marLeft w:val="0"/>
      <w:marRight w:val="0"/>
      <w:marTop w:val="0"/>
      <w:marBottom w:val="0"/>
      <w:divBdr>
        <w:top w:val="none" w:sz="0" w:space="0" w:color="auto"/>
        <w:left w:val="none" w:sz="0" w:space="0" w:color="auto"/>
        <w:bottom w:val="none" w:sz="0" w:space="0" w:color="auto"/>
        <w:right w:val="none" w:sz="0" w:space="0" w:color="auto"/>
      </w:divBdr>
    </w:div>
    <w:div w:id="1158957144">
      <w:bodyDiv w:val="1"/>
      <w:marLeft w:val="0"/>
      <w:marRight w:val="0"/>
      <w:marTop w:val="0"/>
      <w:marBottom w:val="0"/>
      <w:divBdr>
        <w:top w:val="none" w:sz="0" w:space="0" w:color="auto"/>
        <w:left w:val="none" w:sz="0" w:space="0" w:color="auto"/>
        <w:bottom w:val="none" w:sz="0" w:space="0" w:color="auto"/>
        <w:right w:val="none" w:sz="0" w:space="0" w:color="auto"/>
      </w:divBdr>
    </w:div>
    <w:div w:id="1203400005">
      <w:bodyDiv w:val="1"/>
      <w:marLeft w:val="0"/>
      <w:marRight w:val="0"/>
      <w:marTop w:val="0"/>
      <w:marBottom w:val="0"/>
      <w:divBdr>
        <w:top w:val="none" w:sz="0" w:space="0" w:color="auto"/>
        <w:left w:val="none" w:sz="0" w:space="0" w:color="auto"/>
        <w:bottom w:val="none" w:sz="0" w:space="0" w:color="auto"/>
        <w:right w:val="none" w:sz="0" w:space="0" w:color="auto"/>
      </w:divBdr>
    </w:div>
    <w:div w:id="1209536047">
      <w:bodyDiv w:val="1"/>
      <w:marLeft w:val="0"/>
      <w:marRight w:val="0"/>
      <w:marTop w:val="0"/>
      <w:marBottom w:val="0"/>
      <w:divBdr>
        <w:top w:val="none" w:sz="0" w:space="0" w:color="auto"/>
        <w:left w:val="none" w:sz="0" w:space="0" w:color="auto"/>
        <w:bottom w:val="none" w:sz="0" w:space="0" w:color="auto"/>
        <w:right w:val="none" w:sz="0" w:space="0" w:color="auto"/>
      </w:divBdr>
    </w:div>
    <w:div w:id="1284266715">
      <w:bodyDiv w:val="1"/>
      <w:marLeft w:val="0"/>
      <w:marRight w:val="0"/>
      <w:marTop w:val="0"/>
      <w:marBottom w:val="0"/>
      <w:divBdr>
        <w:top w:val="none" w:sz="0" w:space="0" w:color="auto"/>
        <w:left w:val="none" w:sz="0" w:space="0" w:color="auto"/>
        <w:bottom w:val="none" w:sz="0" w:space="0" w:color="auto"/>
        <w:right w:val="none" w:sz="0" w:space="0" w:color="auto"/>
      </w:divBdr>
    </w:div>
    <w:div w:id="1285959513">
      <w:bodyDiv w:val="1"/>
      <w:marLeft w:val="0"/>
      <w:marRight w:val="0"/>
      <w:marTop w:val="0"/>
      <w:marBottom w:val="0"/>
      <w:divBdr>
        <w:top w:val="none" w:sz="0" w:space="0" w:color="auto"/>
        <w:left w:val="none" w:sz="0" w:space="0" w:color="auto"/>
        <w:bottom w:val="none" w:sz="0" w:space="0" w:color="auto"/>
        <w:right w:val="none" w:sz="0" w:space="0" w:color="auto"/>
      </w:divBdr>
    </w:div>
    <w:div w:id="1390301211">
      <w:bodyDiv w:val="1"/>
      <w:marLeft w:val="0"/>
      <w:marRight w:val="0"/>
      <w:marTop w:val="0"/>
      <w:marBottom w:val="0"/>
      <w:divBdr>
        <w:top w:val="none" w:sz="0" w:space="0" w:color="auto"/>
        <w:left w:val="none" w:sz="0" w:space="0" w:color="auto"/>
        <w:bottom w:val="none" w:sz="0" w:space="0" w:color="auto"/>
        <w:right w:val="none" w:sz="0" w:space="0" w:color="auto"/>
      </w:divBdr>
    </w:div>
    <w:div w:id="1399783938">
      <w:bodyDiv w:val="1"/>
      <w:marLeft w:val="0"/>
      <w:marRight w:val="0"/>
      <w:marTop w:val="0"/>
      <w:marBottom w:val="0"/>
      <w:divBdr>
        <w:top w:val="none" w:sz="0" w:space="0" w:color="auto"/>
        <w:left w:val="none" w:sz="0" w:space="0" w:color="auto"/>
        <w:bottom w:val="none" w:sz="0" w:space="0" w:color="auto"/>
        <w:right w:val="none" w:sz="0" w:space="0" w:color="auto"/>
      </w:divBdr>
    </w:div>
    <w:div w:id="1686135181">
      <w:bodyDiv w:val="1"/>
      <w:marLeft w:val="0"/>
      <w:marRight w:val="0"/>
      <w:marTop w:val="0"/>
      <w:marBottom w:val="0"/>
      <w:divBdr>
        <w:top w:val="none" w:sz="0" w:space="0" w:color="auto"/>
        <w:left w:val="none" w:sz="0" w:space="0" w:color="auto"/>
        <w:bottom w:val="none" w:sz="0" w:space="0" w:color="auto"/>
        <w:right w:val="none" w:sz="0" w:space="0" w:color="auto"/>
      </w:divBdr>
    </w:div>
    <w:div w:id="1702975853">
      <w:bodyDiv w:val="1"/>
      <w:marLeft w:val="0"/>
      <w:marRight w:val="0"/>
      <w:marTop w:val="0"/>
      <w:marBottom w:val="0"/>
      <w:divBdr>
        <w:top w:val="none" w:sz="0" w:space="0" w:color="auto"/>
        <w:left w:val="none" w:sz="0" w:space="0" w:color="auto"/>
        <w:bottom w:val="none" w:sz="0" w:space="0" w:color="auto"/>
        <w:right w:val="none" w:sz="0" w:space="0" w:color="auto"/>
      </w:divBdr>
    </w:div>
    <w:div w:id="1898054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microsoft.com/office/2011/relationships/commentsExtended" Target="commentsExtended.xml"/><Relationship Id="rId11" Type="http://schemas.microsoft.com/office/2011/relationships/people" Target="people.xml"/><Relationship Id="rId5" Type="http://schemas.openxmlformats.org/officeDocument/2006/relationships/comments" Target="comment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3DCF49-ED8B-3445-BE31-0183072FD2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5400</TotalTime>
  <Pages>7</Pages>
  <Words>6070</Words>
  <Characters>34604</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Sophie Emilie Søborg Agger</dc:creator>
  <cp:keywords/>
  <dc:description/>
  <cp:lastModifiedBy>Sophie Emilie Søborg Agger</cp:lastModifiedBy>
  <cp:revision>28</cp:revision>
  <dcterms:created xsi:type="dcterms:W3CDTF">2020-03-10T12:16:00Z</dcterms:created>
  <dcterms:modified xsi:type="dcterms:W3CDTF">2020-09-21T18:46:00Z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0bcfab02-d45e-3fd9-aed8-0954be9a6b8c</vt:lpwstr>
  </property>
  <property fmtid="{D5CDD505-2E9C-101B-9397-08002B2CF9AE}" pid="4" name="Mendeley Citation Style_1">
    <vt:lpwstr>http://www.zotero.org/styles/nature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